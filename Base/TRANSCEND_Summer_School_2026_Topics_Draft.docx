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C8E5" w14:textId="77777777" w:rsidR="0014178B" w:rsidRDefault="0014178B" w:rsidP="0014178B">
      <w:pPr>
        <w:jc w:val="center"/>
        <w:rPr>
          <w:rFonts w:ascii="Palatino Linotype" w:eastAsia="Palatino Linotype" w:hAnsi="Palatino Linotype" w:cs="Palatino Linotype"/>
          <w:b/>
          <w:sz w:val="44"/>
          <w:szCs w:val="44"/>
        </w:rPr>
      </w:pPr>
    </w:p>
    <w:p w14:paraId="33EBC572" w14:textId="77777777" w:rsidR="0014178B" w:rsidRDefault="0014178B" w:rsidP="0014178B">
      <w:pPr>
        <w:jc w:val="center"/>
        <w:rPr>
          <w:rFonts w:ascii="Palatino Linotype" w:eastAsia="Palatino Linotype" w:hAnsi="Palatino Linotype" w:cs="Palatino Linotype"/>
          <w:b/>
          <w:sz w:val="44"/>
          <w:szCs w:val="44"/>
        </w:rPr>
      </w:pPr>
    </w:p>
    <w:p w14:paraId="32FCB1F2" w14:textId="77777777" w:rsidR="0014178B" w:rsidRDefault="0014178B" w:rsidP="0014178B">
      <w:pPr>
        <w:jc w:val="center"/>
        <w:rPr>
          <w:rFonts w:ascii="Palatino Linotype" w:eastAsia="Palatino Linotype" w:hAnsi="Palatino Linotype" w:cs="Palatino Linotype"/>
          <w:b/>
          <w:sz w:val="44"/>
          <w:szCs w:val="44"/>
        </w:rPr>
      </w:pPr>
    </w:p>
    <w:p w14:paraId="1EA30F3B" w14:textId="77026C2B" w:rsidR="0014178B" w:rsidRPr="00C95A3E" w:rsidRDefault="0014178B" w:rsidP="0014178B">
      <w:pPr>
        <w:jc w:val="center"/>
        <w:rPr>
          <w:rFonts w:ascii="Palatino Linotype" w:eastAsia="Palatino Linotype" w:hAnsi="Palatino Linotype" w:cs="Palatino Linotype"/>
          <w:b/>
          <w:sz w:val="44"/>
          <w:szCs w:val="44"/>
        </w:rPr>
      </w:pPr>
      <w:r w:rsidRPr="00C95A3E">
        <w:rPr>
          <w:rFonts w:ascii="Palatino Linotype" w:eastAsia="Palatino Linotype" w:hAnsi="Palatino Linotype" w:cs="Palatino Linotype"/>
          <w:b/>
          <w:sz w:val="44"/>
          <w:szCs w:val="44"/>
        </w:rPr>
        <w:t>TRANSCEND</w:t>
      </w:r>
    </w:p>
    <w:p w14:paraId="708C1582" w14:textId="74342DD8" w:rsidR="0014178B" w:rsidRPr="00C95A3E" w:rsidRDefault="0014178B" w:rsidP="0014178B">
      <w:pPr>
        <w:jc w:val="center"/>
        <w:rPr>
          <w:rFonts w:ascii="Palatino Linotype" w:eastAsia="Palatino Linotype" w:hAnsi="Palatino Linotype" w:cs="Palatino Linotype"/>
          <w:b/>
          <w:sz w:val="44"/>
          <w:szCs w:val="44"/>
        </w:rPr>
      </w:pPr>
      <w:r w:rsidRPr="00C95A3E">
        <w:rPr>
          <w:rFonts w:ascii="Palatino Linotype" w:eastAsia="Palatino Linotype" w:hAnsi="Palatino Linotype" w:cs="Palatino Linotype"/>
          <w:b/>
          <w:sz w:val="44"/>
          <w:szCs w:val="44"/>
        </w:rPr>
        <w:t xml:space="preserve"> </w:t>
      </w:r>
      <w:r>
        <w:rPr>
          <w:rFonts w:ascii="Palatino Linotype" w:eastAsia="Palatino Linotype" w:hAnsi="Palatino Linotype" w:cs="Palatino Linotype"/>
          <w:b/>
          <w:sz w:val="44"/>
          <w:szCs w:val="44"/>
        </w:rPr>
        <w:t xml:space="preserve">Summer School 2026 </w:t>
      </w:r>
    </w:p>
    <w:p w14:paraId="49221C94" w14:textId="7E4571E8" w:rsidR="0014178B" w:rsidRPr="00C95A3E" w:rsidRDefault="0014178B" w:rsidP="0014178B">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TDPS Living Lab</w:t>
      </w:r>
    </w:p>
    <w:p w14:paraId="6E02EEA0" w14:textId="77777777" w:rsidR="00F55E34" w:rsidRDefault="00F55E34"/>
    <w:p w14:paraId="253A831D" w14:textId="77777777" w:rsidR="0014178B" w:rsidRPr="0014178B" w:rsidRDefault="0014178B" w:rsidP="0014178B"/>
    <w:p w14:paraId="27406721" w14:textId="77777777" w:rsidR="0014178B" w:rsidRPr="0014178B" w:rsidRDefault="0014178B" w:rsidP="0014178B"/>
    <w:p w14:paraId="4A8173FF" w14:textId="6B32AB69" w:rsidR="0014178B" w:rsidRPr="00C95A3E" w:rsidRDefault="0014178B" w:rsidP="0014178B">
      <w:pPr>
        <w:jc w:val="center"/>
        <w:rPr>
          <w:rFonts w:ascii="Palatino Linotype" w:eastAsia="Palatino Linotype" w:hAnsi="Palatino Linotype" w:cs="Palatino Linotype"/>
          <w:kern w:val="0"/>
          <w:sz w:val="28"/>
          <w:szCs w:val="28"/>
          <w:lang w:eastAsia="es-ES"/>
          <w14:ligatures w14:val="none"/>
        </w:rPr>
      </w:pPr>
      <w:r>
        <w:rPr>
          <w:rFonts w:ascii="Palatino Linotype" w:eastAsia="Palatino Linotype" w:hAnsi="Palatino Linotype" w:cs="Palatino Linotype"/>
          <w:kern w:val="0"/>
          <w:sz w:val="28"/>
          <w:szCs w:val="28"/>
          <w:lang w:eastAsia="es-ES"/>
          <w14:ligatures w14:val="none"/>
        </w:rPr>
        <w:t>October</w:t>
      </w:r>
      <w:r w:rsidRPr="00C95A3E">
        <w:rPr>
          <w:rFonts w:ascii="Palatino Linotype" w:eastAsia="Palatino Linotype" w:hAnsi="Palatino Linotype" w:cs="Palatino Linotype"/>
          <w:kern w:val="0"/>
          <w:sz w:val="28"/>
          <w:szCs w:val="28"/>
          <w:lang w:eastAsia="es-ES"/>
          <w14:ligatures w14:val="none"/>
        </w:rPr>
        <w:t xml:space="preserve"> 2026</w:t>
      </w:r>
    </w:p>
    <w:p w14:paraId="472B452F" w14:textId="77777777" w:rsidR="0014178B" w:rsidRPr="0014178B" w:rsidRDefault="0014178B" w:rsidP="0014178B"/>
    <w:p w14:paraId="34BE5193" w14:textId="77777777" w:rsidR="0014178B" w:rsidRPr="0014178B" w:rsidRDefault="0014178B" w:rsidP="0014178B"/>
    <w:p w14:paraId="7E17B58E" w14:textId="77777777" w:rsidR="0014178B" w:rsidRPr="0014178B" w:rsidRDefault="0014178B" w:rsidP="0014178B"/>
    <w:p w14:paraId="18250D9E" w14:textId="77777777" w:rsidR="0014178B" w:rsidRPr="0014178B" w:rsidRDefault="0014178B" w:rsidP="0014178B"/>
    <w:p w14:paraId="61806A98" w14:textId="77777777" w:rsidR="0014178B" w:rsidRPr="0014178B" w:rsidRDefault="0014178B" w:rsidP="0014178B"/>
    <w:p w14:paraId="37AD5210" w14:textId="77777777" w:rsidR="0014178B" w:rsidRPr="0014178B" w:rsidRDefault="0014178B" w:rsidP="0014178B"/>
    <w:p w14:paraId="0E2797A7" w14:textId="77777777" w:rsidR="0014178B" w:rsidRPr="0014178B" w:rsidRDefault="0014178B" w:rsidP="0014178B"/>
    <w:p w14:paraId="1374ACC9" w14:textId="77777777" w:rsidR="0014178B" w:rsidRPr="0014178B" w:rsidRDefault="0014178B" w:rsidP="0014178B"/>
    <w:p w14:paraId="15DB087F" w14:textId="77777777" w:rsidR="0014178B" w:rsidRDefault="0014178B" w:rsidP="0014178B"/>
    <w:p w14:paraId="093C657F" w14:textId="77777777" w:rsidR="00960E6D" w:rsidRDefault="00960E6D" w:rsidP="0014178B"/>
    <w:sdt>
      <w:sdtPr>
        <w:rPr>
          <w:rFonts w:asciiTheme="minorHAnsi" w:eastAsiaTheme="minorHAnsi" w:hAnsiTheme="minorHAnsi" w:cstheme="minorBidi"/>
          <w:color w:val="auto"/>
          <w:kern w:val="2"/>
          <w:sz w:val="24"/>
          <w:szCs w:val="24"/>
          <w14:ligatures w14:val="standardContextual"/>
        </w:rPr>
        <w:id w:val="171075154"/>
        <w:docPartObj>
          <w:docPartGallery w:val="Table of Contents"/>
          <w:docPartUnique/>
        </w:docPartObj>
      </w:sdtPr>
      <w:sdtEndPr>
        <w:rPr>
          <w:b/>
          <w:bCs/>
          <w:noProof/>
        </w:rPr>
      </w:sdtEndPr>
      <w:sdtContent>
        <w:p w14:paraId="42196FFC" w14:textId="207D61AF" w:rsidR="00C41A22" w:rsidRDefault="00C41A22">
          <w:pPr>
            <w:pStyle w:val="TOCHeading"/>
          </w:pPr>
          <w:r>
            <w:t>Contents</w:t>
          </w:r>
        </w:p>
        <w:p w14:paraId="2D94D33E" w14:textId="77777777" w:rsidR="004E4593" w:rsidRPr="004E4593" w:rsidRDefault="004E4593" w:rsidP="004E4593"/>
        <w:p w14:paraId="473658CB" w14:textId="245C32BC" w:rsidR="00E259BA" w:rsidRDefault="00C41A22">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838516" w:history="1">
            <w:r w:rsidR="00E259BA" w:rsidRPr="00E53E40">
              <w:rPr>
                <w:rStyle w:val="Hyperlink"/>
                <w:noProof/>
              </w:rPr>
              <w:t>1.</w:t>
            </w:r>
            <w:r w:rsidR="00E259BA">
              <w:rPr>
                <w:rFonts w:eastAsiaTheme="minorEastAsia"/>
                <w:noProof/>
              </w:rPr>
              <w:tab/>
            </w:r>
            <w:r w:rsidR="00E259BA" w:rsidRPr="00E53E40">
              <w:rPr>
                <w:rStyle w:val="Hyperlink"/>
                <w:noProof/>
              </w:rPr>
              <w:t>Context</w:t>
            </w:r>
            <w:r w:rsidR="00E259BA">
              <w:rPr>
                <w:noProof/>
                <w:webHidden/>
              </w:rPr>
              <w:tab/>
            </w:r>
            <w:r w:rsidR="00E259BA">
              <w:rPr>
                <w:noProof/>
                <w:webHidden/>
              </w:rPr>
              <w:fldChar w:fldCharType="begin"/>
            </w:r>
            <w:r w:rsidR="00E259BA">
              <w:rPr>
                <w:noProof/>
                <w:webHidden/>
              </w:rPr>
              <w:instrText xml:space="preserve"> PAGEREF _Toc227838516 \h </w:instrText>
            </w:r>
            <w:r w:rsidR="00E259BA">
              <w:rPr>
                <w:noProof/>
                <w:webHidden/>
              </w:rPr>
            </w:r>
            <w:r w:rsidR="00E259BA">
              <w:rPr>
                <w:noProof/>
                <w:webHidden/>
              </w:rPr>
              <w:fldChar w:fldCharType="separate"/>
            </w:r>
            <w:r w:rsidR="00E259BA">
              <w:rPr>
                <w:noProof/>
                <w:webHidden/>
              </w:rPr>
              <w:t>3</w:t>
            </w:r>
            <w:r w:rsidR="00E259BA">
              <w:rPr>
                <w:noProof/>
                <w:webHidden/>
              </w:rPr>
              <w:fldChar w:fldCharType="end"/>
            </w:r>
          </w:hyperlink>
        </w:p>
        <w:p w14:paraId="0AF941DC" w14:textId="774ACD00" w:rsidR="00E259BA" w:rsidRDefault="00E259BA">
          <w:pPr>
            <w:pStyle w:val="TOC1"/>
            <w:tabs>
              <w:tab w:val="left" w:pos="480"/>
              <w:tab w:val="right" w:leader="dot" w:pos="9350"/>
            </w:tabs>
            <w:rPr>
              <w:rFonts w:eastAsiaTheme="minorEastAsia"/>
              <w:noProof/>
            </w:rPr>
          </w:pPr>
          <w:hyperlink w:anchor="_Toc227838517" w:history="1">
            <w:r w:rsidRPr="00E53E40">
              <w:rPr>
                <w:rStyle w:val="Hyperlink"/>
                <w:noProof/>
              </w:rPr>
              <w:t>2.</w:t>
            </w:r>
            <w:r>
              <w:rPr>
                <w:rFonts w:eastAsiaTheme="minorEastAsia"/>
                <w:noProof/>
              </w:rPr>
              <w:tab/>
            </w:r>
            <w:r w:rsidRPr="00E53E40">
              <w:rPr>
                <w:rStyle w:val="Hyperlink"/>
                <w:noProof/>
              </w:rPr>
              <w:t>The need of the Summer School</w:t>
            </w:r>
            <w:r>
              <w:rPr>
                <w:noProof/>
                <w:webHidden/>
              </w:rPr>
              <w:tab/>
            </w:r>
            <w:r>
              <w:rPr>
                <w:noProof/>
                <w:webHidden/>
              </w:rPr>
              <w:fldChar w:fldCharType="begin"/>
            </w:r>
            <w:r>
              <w:rPr>
                <w:noProof/>
                <w:webHidden/>
              </w:rPr>
              <w:instrText xml:space="preserve"> PAGEREF _Toc227838517 \h </w:instrText>
            </w:r>
            <w:r>
              <w:rPr>
                <w:noProof/>
                <w:webHidden/>
              </w:rPr>
            </w:r>
            <w:r>
              <w:rPr>
                <w:noProof/>
                <w:webHidden/>
              </w:rPr>
              <w:fldChar w:fldCharType="separate"/>
            </w:r>
            <w:r>
              <w:rPr>
                <w:noProof/>
                <w:webHidden/>
              </w:rPr>
              <w:t>3</w:t>
            </w:r>
            <w:r>
              <w:rPr>
                <w:noProof/>
                <w:webHidden/>
              </w:rPr>
              <w:fldChar w:fldCharType="end"/>
            </w:r>
          </w:hyperlink>
        </w:p>
        <w:p w14:paraId="17604DCC" w14:textId="33297C1E" w:rsidR="00E259BA" w:rsidRDefault="00E259BA">
          <w:pPr>
            <w:pStyle w:val="TOC1"/>
            <w:tabs>
              <w:tab w:val="left" w:pos="480"/>
              <w:tab w:val="right" w:leader="dot" w:pos="9350"/>
            </w:tabs>
            <w:rPr>
              <w:rFonts w:eastAsiaTheme="minorEastAsia"/>
              <w:noProof/>
            </w:rPr>
          </w:pPr>
          <w:hyperlink w:anchor="_Toc227838518" w:history="1">
            <w:r w:rsidRPr="00E53E40">
              <w:rPr>
                <w:rStyle w:val="Hyperlink"/>
                <w:noProof/>
              </w:rPr>
              <w:t>3.</w:t>
            </w:r>
            <w:r>
              <w:rPr>
                <w:rFonts w:eastAsiaTheme="minorEastAsia"/>
                <w:noProof/>
              </w:rPr>
              <w:tab/>
            </w:r>
            <w:r w:rsidRPr="00E53E40">
              <w:rPr>
                <w:rStyle w:val="Hyperlink"/>
                <w:noProof/>
              </w:rPr>
              <w:t>Topics</w:t>
            </w:r>
            <w:r>
              <w:rPr>
                <w:noProof/>
                <w:webHidden/>
              </w:rPr>
              <w:tab/>
            </w:r>
            <w:r>
              <w:rPr>
                <w:noProof/>
                <w:webHidden/>
              </w:rPr>
              <w:fldChar w:fldCharType="begin"/>
            </w:r>
            <w:r>
              <w:rPr>
                <w:noProof/>
                <w:webHidden/>
              </w:rPr>
              <w:instrText xml:space="preserve"> PAGEREF _Toc227838518 \h </w:instrText>
            </w:r>
            <w:r>
              <w:rPr>
                <w:noProof/>
                <w:webHidden/>
              </w:rPr>
            </w:r>
            <w:r>
              <w:rPr>
                <w:noProof/>
                <w:webHidden/>
              </w:rPr>
              <w:fldChar w:fldCharType="separate"/>
            </w:r>
            <w:r>
              <w:rPr>
                <w:noProof/>
                <w:webHidden/>
              </w:rPr>
              <w:t>4</w:t>
            </w:r>
            <w:r>
              <w:rPr>
                <w:noProof/>
                <w:webHidden/>
              </w:rPr>
              <w:fldChar w:fldCharType="end"/>
            </w:r>
          </w:hyperlink>
        </w:p>
        <w:p w14:paraId="6495396A" w14:textId="520F2A91" w:rsidR="00E259BA" w:rsidRDefault="00E259BA">
          <w:pPr>
            <w:pStyle w:val="TOC2"/>
            <w:tabs>
              <w:tab w:val="left" w:pos="960"/>
              <w:tab w:val="right" w:leader="dot" w:pos="9350"/>
            </w:tabs>
            <w:rPr>
              <w:noProof/>
            </w:rPr>
          </w:pPr>
          <w:hyperlink w:anchor="_Toc227838519" w:history="1">
            <w:r w:rsidRPr="00E53E40">
              <w:rPr>
                <w:rStyle w:val="Hyperlink"/>
                <w:noProof/>
              </w:rPr>
              <w:t>3.1.</w:t>
            </w:r>
            <w:r>
              <w:rPr>
                <w:noProof/>
              </w:rPr>
              <w:tab/>
            </w:r>
            <w:r w:rsidRPr="00E53E40">
              <w:rPr>
                <w:rStyle w:val="Hyperlink"/>
                <w:noProof/>
              </w:rPr>
              <w:t>Hydrological and Economic Modelling Applied to Agriculture</w:t>
            </w:r>
            <w:r>
              <w:rPr>
                <w:noProof/>
                <w:webHidden/>
              </w:rPr>
              <w:tab/>
            </w:r>
            <w:r>
              <w:rPr>
                <w:noProof/>
                <w:webHidden/>
              </w:rPr>
              <w:fldChar w:fldCharType="begin"/>
            </w:r>
            <w:r>
              <w:rPr>
                <w:noProof/>
                <w:webHidden/>
              </w:rPr>
              <w:instrText xml:space="preserve"> PAGEREF _Toc227838519 \h </w:instrText>
            </w:r>
            <w:r>
              <w:rPr>
                <w:noProof/>
                <w:webHidden/>
              </w:rPr>
            </w:r>
            <w:r>
              <w:rPr>
                <w:noProof/>
                <w:webHidden/>
              </w:rPr>
              <w:fldChar w:fldCharType="separate"/>
            </w:r>
            <w:r>
              <w:rPr>
                <w:noProof/>
                <w:webHidden/>
              </w:rPr>
              <w:t>5</w:t>
            </w:r>
            <w:r>
              <w:rPr>
                <w:noProof/>
                <w:webHidden/>
              </w:rPr>
              <w:fldChar w:fldCharType="end"/>
            </w:r>
          </w:hyperlink>
        </w:p>
        <w:p w14:paraId="4BC87B16" w14:textId="0F58AEB4" w:rsidR="00E259BA" w:rsidRDefault="00E259BA">
          <w:pPr>
            <w:pStyle w:val="TOC2"/>
            <w:tabs>
              <w:tab w:val="left" w:pos="960"/>
              <w:tab w:val="right" w:leader="dot" w:pos="9350"/>
            </w:tabs>
            <w:rPr>
              <w:noProof/>
            </w:rPr>
          </w:pPr>
          <w:hyperlink w:anchor="_Toc227838520" w:history="1">
            <w:r w:rsidRPr="00E53E40">
              <w:rPr>
                <w:rStyle w:val="Hyperlink"/>
                <w:noProof/>
              </w:rPr>
              <w:t>3.2.</w:t>
            </w:r>
            <w:r>
              <w:rPr>
                <w:noProof/>
              </w:rPr>
              <w:tab/>
            </w:r>
            <w:r w:rsidRPr="00E53E40">
              <w:rPr>
                <w:rStyle w:val="Hyperlink"/>
                <w:noProof/>
              </w:rPr>
              <w:t>Remote Sensing (RS) Fundamentals</w:t>
            </w:r>
            <w:r>
              <w:rPr>
                <w:noProof/>
                <w:webHidden/>
              </w:rPr>
              <w:tab/>
            </w:r>
            <w:r>
              <w:rPr>
                <w:noProof/>
                <w:webHidden/>
              </w:rPr>
              <w:fldChar w:fldCharType="begin"/>
            </w:r>
            <w:r>
              <w:rPr>
                <w:noProof/>
                <w:webHidden/>
              </w:rPr>
              <w:instrText xml:space="preserve"> PAGEREF _Toc227838520 \h </w:instrText>
            </w:r>
            <w:r>
              <w:rPr>
                <w:noProof/>
                <w:webHidden/>
              </w:rPr>
            </w:r>
            <w:r>
              <w:rPr>
                <w:noProof/>
                <w:webHidden/>
              </w:rPr>
              <w:fldChar w:fldCharType="separate"/>
            </w:r>
            <w:r>
              <w:rPr>
                <w:noProof/>
                <w:webHidden/>
              </w:rPr>
              <w:t>5</w:t>
            </w:r>
            <w:r>
              <w:rPr>
                <w:noProof/>
                <w:webHidden/>
              </w:rPr>
              <w:fldChar w:fldCharType="end"/>
            </w:r>
          </w:hyperlink>
        </w:p>
        <w:p w14:paraId="6526E431" w14:textId="36862A2C" w:rsidR="00E259BA" w:rsidRDefault="00E259BA">
          <w:pPr>
            <w:pStyle w:val="TOC2"/>
            <w:tabs>
              <w:tab w:val="left" w:pos="960"/>
              <w:tab w:val="right" w:leader="dot" w:pos="9350"/>
            </w:tabs>
            <w:rPr>
              <w:noProof/>
            </w:rPr>
          </w:pPr>
          <w:hyperlink w:anchor="_Toc227838521" w:history="1">
            <w:r w:rsidRPr="00E53E40">
              <w:rPr>
                <w:rStyle w:val="Hyperlink"/>
                <w:noProof/>
              </w:rPr>
              <w:t>3.3.</w:t>
            </w:r>
            <w:r>
              <w:rPr>
                <w:noProof/>
              </w:rPr>
              <w:tab/>
            </w:r>
            <w:r w:rsidRPr="00E53E40">
              <w:rPr>
                <w:rStyle w:val="Hyperlink"/>
                <w:noProof/>
              </w:rPr>
              <w:t>Land Use and Land Cover (LULC) Classification</w:t>
            </w:r>
            <w:r>
              <w:rPr>
                <w:noProof/>
                <w:webHidden/>
              </w:rPr>
              <w:tab/>
            </w:r>
            <w:r>
              <w:rPr>
                <w:noProof/>
                <w:webHidden/>
              </w:rPr>
              <w:fldChar w:fldCharType="begin"/>
            </w:r>
            <w:r>
              <w:rPr>
                <w:noProof/>
                <w:webHidden/>
              </w:rPr>
              <w:instrText xml:space="preserve"> PAGEREF _Toc227838521 \h </w:instrText>
            </w:r>
            <w:r>
              <w:rPr>
                <w:noProof/>
                <w:webHidden/>
              </w:rPr>
            </w:r>
            <w:r>
              <w:rPr>
                <w:noProof/>
                <w:webHidden/>
              </w:rPr>
              <w:fldChar w:fldCharType="separate"/>
            </w:r>
            <w:r>
              <w:rPr>
                <w:noProof/>
                <w:webHidden/>
              </w:rPr>
              <w:t>5</w:t>
            </w:r>
            <w:r>
              <w:rPr>
                <w:noProof/>
                <w:webHidden/>
              </w:rPr>
              <w:fldChar w:fldCharType="end"/>
            </w:r>
          </w:hyperlink>
        </w:p>
        <w:p w14:paraId="200D068B" w14:textId="025385C2" w:rsidR="00E259BA" w:rsidRDefault="00E259BA">
          <w:pPr>
            <w:pStyle w:val="TOC2"/>
            <w:tabs>
              <w:tab w:val="left" w:pos="960"/>
              <w:tab w:val="right" w:leader="dot" w:pos="9350"/>
            </w:tabs>
            <w:rPr>
              <w:noProof/>
            </w:rPr>
          </w:pPr>
          <w:hyperlink w:anchor="_Toc227838522" w:history="1">
            <w:r w:rsidRPr="00E53E40">
              <w:rPr>
                <w:rStyle w:val="Hyperlink"/>
                <w:noProof/>
              </w:rPr>
              <w:t>3.4.</w:t>
            </w:r>
            <w:r>
              <w:rPr>
                <w:noProof/>
              </w:rPr>
              <w:tab/>
            </w:r>
            <w:r w:rsidRPr="00E53E40">
              <w:rPr>
                <w:rStyle w:val="Hyperlink"/>
                <w:noProof/>
              </w:rPr>
              <w:t>Water Use and Consumption Mapping/Estimation with Earth Observation</w:t>
            </w:r>
            <w:r>
              <w:rPr>
                <w:noProof/>
                <w:webHidden/>
              </w:rPr>
              <w:tab/>
            </w:r>
            <w:r>
              <w:rPr>
                <w:noProof/>
                <w:webHidden/>
              </w:rPr>
              <w:fldChar w:fldCharType="begin"/>
            </w:r>
            <w:r>
              <w:rPr>
                <w:noProof/>
                <w:webHidden/>
              </w:rPr>
              <w:instrText xml:space="preserve"> PAGEREF _Toc227838522 \h </w:instrText>
            </w:r>
            <w:r>
              <w:rPr>
                <w:noProof/>
                <w:webHidden/>
              </w:rPr>
            </w:r>
            <w:r>
              <w:rPr>
                <w:noProof/>
                <w:webHidden/>
              </w:rPr>
              <w:fldChar w:fldCharType="separate"/>
            </w:r>
            <w:r>
              <w:rPr>
                <w:noProof/>
                <w:webHidden/>
              </w:rPr>
              <w:t>6</w:t>
            </w:r>
            <w:r>
              <w:rPr>
                <w:noProof/>
                <w:webHidden/>
              </w:rPr>
              <w:fldChar w:fldCharType="end"/>
            </w:r>
          </w:hyperlink>
        </w:p>
        <w:p w14:paraId="2EC0B4B3" w14:textId="61CE1DEE" w:rsidR="00E259BA" w:rsidRDefault="00E259BA">
          <w:pPr>
            <w:pStyle w:val="TOC2"/>
            <w:tabs>
              <w:tab w:val="left" w:pos="960"/>
              <w:tab w:val="right" w:leader="dot" w:pos="9350"/>
            </w:tabs>
            <w:rPr>
              <w:noProof/>
            </w:rPr>
          </w:pPr>
          <w:hyperlink w:anchor="_Toc227838523" w:history="1">
            <w:r w:rsidRPr="00E53E40">
              <w:rPr>
                <w:rStyle w:val="Hyperlink"/>
                <w:noProof/>
              </w:rPr>
              <w:t>3.5.</w:t>
            </w:r>
            <w:r>
              <w:rPr>
                <w:noProof/>
              </w:rPr>
              <w:tab/>
            </w:r>
            <w:r w:rsidRPr="00E53E40">
              <w:rPr>
                <w:rStyle w:val="Hyperlink"/>
                <w:noProof/>
              </w:rPr>
              <w:t>Mapping of Water Presence Associated with Water Sources</w:t>
            </w:r>
            <w:r>
              <w:rPr>
                <w:noProof/>
                <w:webHidden/>
              </w:rPr>
              <w:tab/>
            </w:r>
            <w:r>
              <w:rPr>
                <w:noProof/>
                <w:webHidden/>
              </w:rPr>
              <w:fldChar w:fldCharType="begin"/>
            </w:r>
            <w:r>
              <w:rPr>
                <w:noProof/>
                <w:webHidden/>
              </w:rPr>
              <w:instrText xml:space="preserve"> PAGEREF _Toc227838523 \h </w:instrText>
            </w:r>
            <w:r>
              <w:rPr>
                <w:noProof/>
                <w:webHidden/>
              </w:rPr>
            </w:r>
            <w:r>
              <w:rPr>
                <w:noProof/>
                <w:webHidden/>
              </w:rPr>
              <w:fldChar w:fldCharType="separate"/>
            </w:r>
            <w:r>
              <w:rPr>
                <w:noProof/>
                <w:webHidden/>
              </w:rPr>
              <w:t>6</w:t>
            </w:r>
            <w:r>
              <w:rPr>
                <w:noProof/>
                <w:webHidden/>
              </w:rPr>
              <w:fldChar w:fldCharType="end"/>
            </w:r>
          </w:hyperlink>
        </w:p>
        <w:p w14:paraId="31E10554" w14:textId="49A2083B" w:rsidR="00E259BA" w:rsidRDefault="00E259BA">
          <w:pPr>
            <w:pStyle w:val="TOC2"/>
            <w:tabs>
              <w:tab w:val="left" w:pos="960"/>
              <w:tab w:val="right" w:leader="dot" w:pos="9350"/>
            </w:tabs>
            <w:rPr>
              <w:noProof/>
            </w:rPr>
          </w:pPr>
          <w:hyperlink w:anchor="_Toc227838524" w:history="1">
            <w:r w:rsidRPr="00E53E40">
              <w:rPr>
                <w:rStyle w:val="Hyperlink"/>
                <w:noProof/>
              </w:rPr>
              <w:t>3.6.</w:t>
            </w:r>
            <w:r>
              <w:rPr>
                <w:noProof/>
              </w:rPr>
              <w:tab/>
            </w:r>
            <w:r w:rsidRPr="00E53E40">
              <w:rPr>
                <w:rStyle w:val="Hyperlink"/>
                <w:noProof/>
              </w:rPr>
              <w:t>Agronomic Balance of Crops</w:t>
            </w:r>
            <w:r>
              <w:rPr>
                <w:noProof/>
                <w:webHidden/>
              </w:rPr>
              <w:tab/>
            </w:r>
            <w:r>
              <w:rPr>
                <w:noProof/>
                <w:webHidden/>
              </w:rPr>
              <w:fldChar w:fldCharType="begin"/>
            </w:r>
            <w:r>
              <w:rPr>
                <w:noProof/>
                <w:webHidden/>
              </w:rPr>
              <w:instrText xml:space="preserve"> PAGEREF _Toc227838524 \h </w:instrText>
            </w:r>
            <w:r>
              <w:rPr>
                <w:noProof/>
                <w:webHidden/>
              </w:rPr>
            </w:r>
            <w:r>
              <w:rPr>
                <w:noProof/>
                <w:webHidden/>
              </w:rPr>
              <w:fldChar w:fldCharType="separate"/>
            </w:r>
            <w:r>
              <w:rPr>
                <w:noProof/>
                <w:webHidden/>
              </w:rPr>
              <w:t>6</w:t>
            </w:r>
            <w:r>
              <w:rPr>
                <w:noProof/>
                <w:webHidden/>
              </w:rPr>
              <w:fldChar w:fldCharType="end"/>
            </w:r>
          </w:hyperlink>
        </w:p>
        <w:p w14:paraId="20963A3D" w14:textId="1081B993" w:rsidR="00E259BA" w:rsidRDefault="00E259BA">
          <w:pPr>
            <w:pStyle w:val="TOC2"/>
            <w:tabs>
              <w:tab w:val="left" w:pos="960"/>
              <w:tab w:val="right" w:leader="dot" w:pos="9350"/>
            </w:tabs>
            <w:rPr>
              <w:noProof/>
            </w:rPr>
          </w:pPr>
          <w:hyperlink w:anchor="_Toc227838525" w:history="1">
            <w:r w:rsidRPr="00E53E40">
              <w:rPr>
                <w:rStyle w:val="Hyperlink"/>
                <w:noProof/>
              </w:rPr>
              <w:t>3.7.</w:t>
            </w:r>
            <w:r>
              <w:rPr>
                <w:noProof/>
              </w:rPr>
              <w:tab/>
            </w:r>
            <w:r w:rsidRPr="00E53E40">
              <w:rPr>
                <w:rStyle w:val="Hyperlink"/>
                <w:noProof/>
              </w:rPr>
              <w:t>Monitoring and Control of Water Use Efficiency in Crops</w:t>
            </w:r>
            <w:r>
              <w:rPr>
                <w:noProof/>
                <w:webHidden/>
              </w:rPr>
              <w:tab/>
            </w:r>
            <w:r>
              <w:rPr>
                <w:noProof/>
                <w:webHidden/>
              </w:rPr>
              <w:fldChar w:fldCharType="begin"/>
            </w:r>
            <w:r>
              <w:rPr>
                <w:noProof/>
                <w:webHidden/>
              </w:rPr>
              <w:instrText xml:space="preserve"> PAGEREF _Toc227838525 \h </w:instrText>
            </w:r>
            <w:r>
              <w:rPr>
                <w:noProof/>
                <w:webHidden/>
              </w:rPr>
            </w:r>
            <w:r>
              <w:rPr>
                <w:noProof/>
                <w:webHidden/>
              </w:rPr>
              <w:fldChar w:fldCharType="separate"/>
            </w:r>
            <w:r>
              <w:rPr>
                <w:noProof/>
                <w:webHidden/>
              </w:rPr>
              <w:t>6</w:t>
            </w:r>
            <w:r>
              <w:rPr>
                <w:noProof/>
                <w:webHidden/>
              </w:rPr>
              <w:fldChar w:fldCharType="end"/>
            </w:r>
          </w:hyperlink>
        </w:p>
        <w:p w14:paraId="3E44FE04" w14:textId="5FCEE84E" w:rsidR="00E259BA" w:rsidRDefault="00E259BA">
          <w:pPr>
            <w:pStyle w:val="TOC1"/>
            <w:tabs>
              <w:tab w:val="left" w:pos="480"/>
              <w:tab w:val="right" w:leader="dot" w:pos="9350"/>
            </w:tabs>
            <w:rPr>
              <w:rFonts w:eastAsiaTheme="minorEastAsia"/>
              <w:noProof/>
            </w:rPr>
          </w:pPr>
          <w:hyperlink w:anchor="_Toc227838526" w:history="1">
            <w:r w:rsidRPr="00E53E40">
              <w:rPr>
                <w:rStyle w:val="Hyperlink"/>
                <w:noProof/>
              </w:rPr>
              <w:t>4.</w:t>
            </w:r>
            <w:r>
              <w:rPr>
                <w:rFonts w:eastAsiaTheme="minorEastAsia"/>
                <w:noProof/>
              </w:rPr>
              <w:tab/>
            </w:r>
            <w:r w:rsidRPr="00E53E40">
              <w:rPr>
                <w:rStyle w:val="Hyperlink"/>
                <w:noProof/>
              </w:rPr>
              <w:t>Schedule</w:t>
            </w:r>
            <w:r>
              <w:rPr>
                <w:noProof/>
                <w:webHidden/>
              </w:rPr>
              <w:tab/>
            </w:r>
            <w:r>
              <w:rPr>
                <w:noProof/>
                <w:webHidden/>
              </w:rPr>
              <w:fldChar w:fldCharType="begin"/>
            </w:r>
            <w:r>
              <w:rPr>
                <w:noProof/>
                <w:webHidden/>
              </w:rPr>
              <w:instrText xml:space="preserve"> PAGEREF _Toc227838526 \h </w:instrText>
            </w:r>
            <w:r>
              <w:rPr>
                <w:noProof/>
                <w:webHidden/>
              </w:rPr>
            </w:r>
            <w:r>
              <w:rPr>
                <w:noProof/>
                <w:webHidden/>
              </w:rPr>
              <w:fldChar w:fldCharType="separate"/>
            </w:r>
            <w:r>
              <w:rPr>
                <w:noProof/>
                <w:webHidden/>
              </w:rPr>
              <w:t>7</w:t>
            </w:r>
            <w:r>
              <w:rPr>
                <w:noProof/>
                <w:webHidden/>
              </w:rPr>
              <w:fldChar w:fldCharType="end"/>
            </w:r>
          </w:hyperlink>
        </w:p>
        <w:p w14:paraId="64E9F242" w14:textId="77D1C0B5" w:rsidR="00C41A22" w:rsidRDefault="00C41A22">
          <w:r>
            <w:rPr>
              <w:b/>
              <w:bCs/>
              <w:noProof/>
            </w:rPr>
            <w:fldChar w:fldCharType="end"/>
          </w:r>
        </w:p>
      </w:sdtContent>
    </w:sdt>
    <w:p w14:paraId="5D5295BD" w14:textId="77777777" w:rsidR="00960E6D" w:rsidRPr="0014178B" w:rsidRDefault="00960E6D" w:rsidP="0014178B"/>
    <w:p w14:paraId="033CF978" w14:textId="77777777" w:rsidR="0014178B" w:rsidRDefault="0014178B" w:rsidP="0014178B"/>
    <w:p w14:paraId="59247514" w14:textId="77777777" w:rsidR="00C41A22" w:rsidRDefault="00C41A22" w:rsidP="0014178B"/>
    <w:p w14:paraId="7FE3AEA1" w14:textId="77777777" w:rsidR="00C41A22" w:rsidRDefault="00C41A22" w:rsidP="0014178B"/>
    <w:p w14:paraId="2B58FCC5" w14:textId="77777777" w:rsidR="00C41A22" w:rsidRDefault="00C41A22" w:rsidP="0014178B"/>
    <w:p w14:paraId="5F733D4F" w14:textId="77777777" w:rsidR="00C41A22" w:rsidRDefault="00C41A22" w:rsidP="0014178B"/>
    <w:p w14:paraId="084E0946" w14:textId="77777777" w:rsidR="00C41A22" w:rsidRDefault="00C41A22" w:rsidP="0014178B"/>
    <w:p w14:paraId="51565A0D" w14:textId="77777777" w:rsidR="00C41A22" w:rsidRDefault="00C41A22" w:rsidP="0014178B"/>
    <w:p w14:paraId="69BF4F37" w14:textId="77777777" w:rsidR="00C41A22" w:rsidRDefault="00C41A22" w:rsidP="0014178B"/>
    <w:p w14:paraId="0C614255" w14:textId="77777777" w:rsidR="00C41A22" w:rsidRDefault="00C41A22" w:rsidP="0014178B"/>
    <w:p w14:paraId="532A3962" w14:textId="77777777" w:rsidR="00C41A22" w:rsidRDefault="00C41A22" w:rsidP="0014178B"/>
    <w:p w14:paraId="46726264" w14:textId="77777777" w:rsidR="00C41A22" w:rsidRDefault="00C41A22" w:rsidP="0014178B"/>
    <w:p w14:paraId="5E449C11" w14:textId="77777777" w:rsidR="00C41A22" w:rsidRDefault="00C41A22" w:rsidP="0014178B"/>
    <w:p w14:paraId="19566CFB" w14:textId="77777777" w:rsidR="00C41A22" w:rsidRDefault="00C41A22" w:rsidP="0014178B"/>
    <w:p w14:paraId="302C04E8" w14:textId="3A05AA7B" w:rsidR="0025246C" w:rsidRPr="0062787E" w:rsidRDefault="00E10AF4" w:rsidP="0062787E">
      <w:pPr>
        <w:pStyle w:val="Heading1"/>
      </w:pPr>
      <w:bookmarkStart w:id="0" w:name="_Toc227838516"/>
      <w:r w:rsidRPr="0062787E">
        <w:t>Context</w:t>
      </w:r>
      <w:bookmarkEnd w:id="0"/>
    </w:p>
    <w:p w14:paraId="5614F88B" w14:textId="65506B80" w:rsidR="0014178B" w:rsidRDefault="00E10AF4" w:rsidP="00E10AF4">
      <w:pPr>
        <w:tabs>
          <w:tab w:val="left" w:pos="3328"/>
        </w:tabs>
        <w:jc w:val="both"/>
      </w:pPr>
      <w:r w:rsidRPr="00E10AF4">
        <w:t>The Titicaca-Desaguadero-</w:t>
      </w:r>
      <w:proofErr w:type="spellStart"/>
      <w:r w:rsidRPr="00E10AF4">
        <w:t>Poopo</w:t>
      </w:r>
      <w:proofErr w:type="spellEnd"/>
      <w:r w:rsidRPr="00E10AF4">
        <w:t xml:space="preserve"> (TDP</w:t>
      </w:r>
      <w:r>
        <w:t>S</w:t>
      </w:r>
      <w:r w:rsidRPr="00E10AF4">
        <w:t xml:space="preserve">) </w:t>
      </w:r>
      <w:r>
        <w:t>basins are</w:t>
      </w:r>
      <w:r w:rsidRPr="00E10AF4">
        <w:t xml:space="preserve"> one of the most critical yet vulnerable transboundary water resources in the Andean region, shared between Bolivia and Peru. These basins sustain agriculture</w:t>
      </w:r>
      <w:r w:rsidR="00324724">
        <w:t xml:space="preserve">, </w:t>
      </w:r>
      <w:r w:rsidRPr="00E10AF4">
        <w:t>the dominant economic activity and water user (accounting for approximately 91% of total abstractions)</w:t>
      </w:r>
      <w:r w:rsidR="00324724">
        <w:t xml:space="preserve">, </w:t>
      </w:r>
      <w:r w:rsidRPr="00E10AF4">
        <w:t xml:space="preserve">as well as domestic supply, mining, energy, and fragile high-altitude ecosystems. However, they face acute challenges </w:t>
      </w:r>
      <w:r w:rsidR="00324724">
        <w:t>such us</w:t>
      </w:r>
      <w:r w:rsidRPr="00E10AF4">
        <w:t xml:space="preserve"> high spatial and temporal variability in precipitation </w:t>
      </w:r>
      <w:r w:rsidR="00393315">
        <w:t>[</w:t>
      </w:r>
      <w:r w:rsidRPr="00E10AF4">
        <w:t xml:space="preserve">ranging from over 1,100 mm/year near Lake Titicaca to under </w:t>
      </w:r>
      <w:r w:rsidR="007B51A7">
        <w:t>300</w:t>
      </w:r>
      <w:r w:rsidRPr="00E10AF4">
        <w:t xml:space="preserve"> mm/year </w:t>
      </w:r>
      <w:r w:rsidR="007B51A7">
        <w:t>south west area in Puno</w:t>
      </w:r>
      <w:r w:rsidR="006C1BE2">
        <w:t xml:space="preserve"> (</w:t>
      </w:r>
      <w:r w:rsidR="007B51A7">
        <w:t>Peru</w:t>
      </w:r>
      <w:r w:rsidR="006C1BE2">
        <w:t>)</w:t>
      </w:r>
      <w:r w:rsidR="007B51A7">
        <w:t xml:space="preserve"> and La Paz</w:t>
      </w:r>
      <w:r w:rsidR="006C1BE2">
        <w:t xml:space="preserve"> (</w:t>
      </w:r>
      <w:r w:rsidR="007B51A7">
        <w:t>Bolivia</w:t>
      </w:r>
      <w:r w:rsidR="006C1BE2">
        <w:t>) provinces</w:t>
      </w:r>
      <w:r w:rsidR="00393315">
        <w:t>]</w:t>
      </w:r>
      <w:r w:rsidRPr="00E10AF4">
        <w:t>, rising temperatures, increasing</w:t>
      </w:r>
      <w:r w:rsidR="00393315">
        <w:t xml:space="preserve"> </w:t>
      </w:r>
      <w:r w:rsidRPr="00E10AF4">
        <w:t xml:space="preserve">evapotranspiration (often exceeding 1,500 mm/year in southern areas), retreating glaciers and snowmelt contributions, land-use expansion (agriculture grew </w:t>
      </w:r>
      <w:r w:rsidR="00393315">
        <w:t xml:space="preserve">about </w:t>
      </w:r>
      <w:r w:rsidRPr="00E10AF4">
        <w:t xml:space="preserve">9.6% from 1992–2015), aquifer overexploitation, and the dramatic shrinkage of Lake </w:t>
      </w:r>
      <w:proofErr w:type="spellStart"/>
      <w:r w:rsidRPr="00E10AF4">
        <w:t>Poopó</w:t>
      </w:r>
      <w:proofErr w:type="spellEnd"/>
      <w:r w:rsidRPr="00E10AF4">
        <w:t>.</w:t>
      </w:r>
    </w:p>
    <w:p w14:paraId="43E2AF7E" w14:textId="50149562" w:rsidR="0045451E" w:rsidRDefault="0037572F" w:rsidP="00E10AF4">
      <w:pPr>
        <w:tabs>
          <w:tab w:val="left" w:pos="3328"/>
        </w:tabs>
        <w:jc w:val="both"/>
      </w:pPr>
      <w:r w:rsidRPr="0037572F">
        <w:t>Data limitations compound these pressures. Many hydrological variables (streamflow, groundwater levels, agricultural abstractions) rely on sparse in-situ gauges (e.g., only 28 hydrometric stations across the network) with limited public access and significant gaps in real-time satellite integration or crop-specific monitoring. Climate change and ENSO events amplify inter-annual variability, while water transfers and unregulated abstractions heighten competition and transboundary tensions. Stakeholders</w:t>
      </w:r>
      <w:r w:rsidR="00D55EFF">
        <w:t xml:space="preserve">, </w:t>
      </w:r>
      <w:r w:rsidRPr="0037572F">
        <w:t xml:space="preserve">including national agencies (ANA Peru, </w:t>
      </w:r>
      <w:r w:rsidR="00064C21">
        <w:t>ministr</w:t>
      </w:r>
      <w:r w:rsidR="00494A28">
        <w:t>ies</w:t>
      </w:r>
      <w:r w:rsidR="00064C21">
        <w:t xml:space="preserve"> of </w:t>
      </w:r>
      <w:r w:rsidR="00494A28">
        <w:t>water and agriculture</w:t>
      </w:r>
      <w:r w:rsidRPr="0037572F">
        <w:t xml:space="preserve"> Bolivia, SENAMHI), basin committees, PET (Peru), regional governments, and agricultural producers</w:t>
      </w:r>
      <w:r w:rsidR="00091311">
        <w:t xml:space="preserve">, </w:t>
      </w:r>
      <w:r w:rsidRPr="0037572F">
        <w:t xml:space="preserve">urgently require robust tools to move from reactive management to proactive, </w:t>
      </w:r>
      <w:r w:rsidR="003F5D4E">
        <w:t xml:space="preserve">and </w:t>
      </w:r>
      <w:r w:rsidRPr="0037572F">
        <w:t>evidence-based adaptation</w:t>
      </w:r>
      <w:r w:rsidR="003F5D4E">
        <w:t>.</w:t>
      </w:r>
    </w:p>
    <w:p w14:paraId="483C9B9C" w14:textId="7C4B8AC3" w:rsidR="003F5D4E" w:rsidRDefault="008C6F18" w:rsidP="00E10AF4">
      <w:pPr>
        <w:tabs>
          <w:tab w:val="left" w:pos="3328"/>
        </w:tabs>
        <w:jc w:val="both"/>
      </w:pPr>
      <w:r w:rsidRPr="008C6F18">
        <w:t>In this context, the TRANSCEND Summer School 2026 addresses a clear strategic need: to equip professionals, institutions, and stakeholders from Bolivia and Peru’s agriculture and water resources sectors with integrated skills in hydrological modeling</w:t>
      </w:r>
      <w:r w:rsidR="00800789">
        <w:t>,</w:t>
      </w:r>
      <w:r w:rsidRPr="008C6F18">
        <w:t xml:space="preserve"> economic analysis of critical Andean crops (such as quinoa, potato, barley, alfalfa</w:t>
      </w:r>
      <w:r w:rsidR="00800789">
        <w:t xml:space="preserve"> among others</w:t>
      </w:r>
      <w:r w:rsidRPr="008C6F18">
        <w:t>) and satellite monitoring with remote sensing for crop classification</w:t>
      </w:r>
      <w:r>
        <w:t>.</w:t>
      </w:r>
    </w:p>
    <w:p w14:paraId="22BE9C07" w14:textId="4671CA2B" w:rsidR="0010119E" w:rsidRPr="0010119E" w:rsidRDefault="0010119E" w:rsidP="0062787E">
      <w:pPr>
        <w:pStyle w:val="Heading1"/>
      </w:pPr>
      <w:bookmarkStart w:id="1" w:name="_Toc227838517"/>
      <w:r w:rsidRPr="0010119E">
        <w:t>The need of the Summer School</w:t>
      </w:r>
      <w:bookmarkEnd w:id="1"/>
    </w:p>
    <w:p w14:paraId="10C67AE9" w14:textId="52EC0338" w:rsidR="0010119E" w:rsidRDefault="0010119E" w:rsidP="00E10AF4">
      <w:pPr>
        <w:tabs>
          <w:tab w:val="left" w:pos="3328"/>
        </w:tabs>
        <w:jc w:val="both"/>
      </w:pPr>
      <w:r w:rsidRPr="0010119E">
        <w:t xml:space="preserve">Hydrological models (building on existing WEAP </w:t>
      </w:r>
      <w:r w:rsidR="00295B46">
        <w:t>models</w:t>
      </w:r>
      <w:r w:rsidRPr="0010119E">
        <w:t xml:space="preserve">) combined with hydro-economic analysis enable scenario testing of water allocation, irrigation efficiency, and climate impacts on crop yields and farm incomes—directly supporting Transformational Adaptation </w:t>
      </w:r>
      <w:r w:rsidRPr="0010119E">
        <w:lastRenderedPageBreak/>
        <w:t>Policies (TAPs) central to the TRANSCEND project</w:t>
      </w:r>
      <w:r w:rsidR="0056718D">
        <w:t xml:space="preserve"> goals</w:t>
      </w:r>
      <w:r w:rsidRPr="0010119E">
        <w:t>. Meanwhile, remote sensing techniques offer scalable, cost-effective solutions to overcome monitoring gaps: high-resolution satellite data for land-cover mapping, and precise crop-type classification across vast, hard-to-access catchments</w:t>
      </w:r>
      <w:r w:rsidR="001C5A16">
        <w:t xml:space="preserve"> in TDPS area</w:t>
      </w:r>
      <w:r w:rsidRPr="0010119E">
        <w:t>. These tools can track land-use changes, detect drought stress</w:t>
      </w:r>
      <w:r w:rsidR="006F4F0F">
        <w:t xml:space="preserve"> implications</w:t>
      </w:r>
      <w:r w:rsidRPr="0010119E">
        <w:t>, optimize water abstractions, and inform equitable transboundary decisions in real time</w:t>
      </w:r>
      <w:r>
        <w:t>.</w:t>
      </w:r>
    </w:p>
    <w:p w14:paraId="2F95FCF9" w14:textId="45B7391E" w:rsidR="006F4F0F" w:rsidRDefault="000726F7" w:rsidP="00E10AF4">
      <w:pPr>
        <w:tabs>
          <w:tab w:val="left" w:pos="3328"/>
        </w:tabs>
        <w:jc w:val="both"/>
      </w:pPr>
      <w:r w:rsidRPr="000726F7">
        <w:t>For farmers, water authorities, and policymakers in Bolivia and Peru, this training is not merely technical</w:t>
      </w:r>
      <w:r>
        <w:t xml:space="preserve">, </w:t>
      </w:r>
      <w:r w:rsidRPr="000726F7">
        <w:t xml:space="preserve">it is strategic. It fosters data-driven decision-making to enhance food </w:t>
      </w:r>
      <w:r w:rsidR="00546E34">
        <w:t xml:space="preserve">and water </w:t>
      </w:r>
      <w:r w:rsidRPr="000726F7">
        <w:t xml:space="preserve">security, reduce vulnerability to climate extremes, promote sustainable intensification of rainfed and irrigated agriculture, and strengthen cross-border cooperation. By bridging monitoring deficiencies with actionable modeling and economic insights, participants will contribute directly to the TRANSCEND in the TDP </w:t>
      </w:r>
      <w:r w:rsidR="00F028E8">
        <w:t xml:space="preserve">living lab </w:t>
      </w:r>
      <w:r w:rsidRPr="000726F7">
        <w:t>system and advance resilient, equitable water governance in the Andes</w:t>
      </w:r>
      <w:r w:rsidR="00F028E8">
        <w:t>.</w:t>
      </w:r>
    </w:p>
    <w:p w14:paraId="0D543361" w14:textId="0403663D" w:rsidR="00F028E8" w:rsidRDefault="0062787E" w:rsidP="00E10AF4">
      <w:pPr>
        <w:tabs>
          <w:tab w:val="left" w:pos="3328"/>
        </w:tabs>
        <w:jc w:val="both"/>
      </w:pPr>
      <w:r w:rsidRPr="0062787E">
        <w:t xml:space="preserve">The TRANSCEND Summer School </w:t>
      </w:r>
      <w:r>
        <w:t xml:space="preserve">of </w:t>
      </w:r>
      <w:r w:rsidRPr="0062787E">
        <w:t>2026 thus represents a timely investment in local capacity, empowering the next generation of water and agriculture professionals to translate scientific advances into tangible policies and practices that safeguard the region’s water resources and agricultural livelihoods under deep uncertainty</w:t>
      </w:r>
      <w:r>
        <w:t>.</w:t>
      </w:r>
    </w:p>
    <w:p w14:paraId="73C66693" w14:textId="69AD8120" w:rsidR="0062787E" w:rsidRDefault="0062787E" w:rsidP="0062787E">
      <w:pPr>
        <w:pStyle w:val="Heading1"/>
      </w:pPr>
      <w:bookmarkStart w:id="2" w:name="_Toc227838518"/>
      <w:r>
        <w:t>Topics</w:t>
      </w:r>
      <w:bookmarkEnd w:id="2"/>
    </w:p>
    <w:p w14:paraId="64BB4481" w14:textId="48F33269" w:rsidR="0062787E" w:rsidRDefault="003D306B" w:rsidP="003D306B">
      <w:pPr>
        <w:jc w:val="both"/>
        <w:rPr>
          <w:lang w:eastAsia="es-ES"/>
        </w:rPr>
      </w:pPr>
      <w:r w:rsidRPr="003D306B">
        <w:rPr>
          <w:lang w:eastAsia="es-ES"/>
        </w:rPr>
        <w:t xml:space="preserve">The TRANSCEND Summer School 2026 delivers a hands-on, interdisciplinary training </w:t>
      </w:r>
      <w:proofErr w:type="spellStart"/>
      <w:r w:rsidRPr="003D306B">
        <w:rPr>
          <w:lang w:eastAsia="es-ES"/>
        </w:rPr>
        <w:t>programme</w:t>
      </w:r>
      <w:proofErr w:type="spellEnd"/>
      <w:r w:rsidRPr="003D306B">
        <w:rPr>
          <w:lang w:eastAsia="es-ES"/>
        </w:rPr>
        <w:t xml:space="preserve"> tailored to the pressing challenges of water scarcity and climate uncertainty in the Andean transboundary basins of Bolivia and Peru. Developed through close collaboration between the Stockholm Environment Institute (SEI), the University of Manchester (UoM), the IMDEA Water Institute (Spain), and the Instituto de </w:t>
      </w:r>
      <w:proofErr w:type="spellStart"/>
      <w:r w:rsidRPr="003D306B">
        <w:rPr>
          <w:lang w:eastAsia="es-ES"/>
        </w:rPr>
        <w:t>Investigaciones</w:t>
      </w:r>
      <w:proofErr w:type="spellEnd"/>
      <w:r w:rsidRPr="003D306B">
        <w:rPr>
          <w:lang w:eastAsia="es-ES"/>
        </w:rPr>
        <w:t xml:space="preserve"> </w:t>
      </w:r>
      <w:proofErr w:type="spellStart"/>
      <w:r w:rsidRPr="003D306B">
        <w:rPr>
          <w:lang w:eastAsia="es-ES"/>
        </w:rPr>
        <w:t>Agropecuarias</w:t>
      </w:r>
      <w:proofErr w:type="spellEnd"/>
      <w:r w:rsidRPr="003D306B">
        <w:rPr>
          <w:lang w:eastAsia="es-ES"/>
        </w:rPr>
        <w:t xml:space="preserve"> y de </w:t>
      </w:r>
      <w:proofErr w:type="spellStart"/>
      <w:r w:rsidRPr="003D306B">
        <w:rPr>
          <w:lang w:eastAsia="es-ES"/>
        </w:rPr>
        <w:t>Recursos</w:t>
      </w:r>
      <w:proofErr w:type="spellEnd"/>
      <w:r w:rsidRPr="003D306B">
        <w:rPr>
          <w:lang w:eastAsia="es-ES"/>
        </w:rPr>
        <w:t xml:space="preserve"> Naturales (IIAREN) at the Universidad Mayor de San Andrés (UMSA, Bolivia)</w:t>
      </w:r>
      <w:r>
        <w:rPr>
          <w:lang w:eastAsia="es-ES"/>
        </w:rPr>
        <w:t>.</w:t>
      </w:r>
    </w:p>
    <w:p w14:paraId="4B852E0E" w14:textId="1B39196E" w:rsidR="009244DB" w:rsidRDefault="00146243" w:rsidP="003D306B">
      <w:pPr>
        <w:jc w:val="both"/>
        <w:rPr>
          <w:lang w:eastAsia="es-ES"/>
        </w:rPr>
      </w:pPr>
      <w:r>
        <w:rPr>
          <w:lang w:eastAsia="es-ES"/>
        </w:rPr>
        <w:t xml:space="preserve">The </w:t>
      </w:r>
      <w:r w:rsidR="009244DB">
        <w:rPr>
          <w:lang w:eastAsia="es-ES"/>
        </w:rPr>
        <w:t>topics for the summer school are</w:t>
      </w:r>
      <w:r>
        <w:rPr>
          <w:lang w:eastAsia="es-ES"/>
        </w:rPr>
        <w:t xml:space="preserve">: </w:t>
      </w:r>
    </w:p>
    <w:p w14:paraId="7C98B934" w14:textId="799E12C9" w:rsidR="009244DB" w:rsidRDefault="00146243" w:rsidP="009244DB">
      <w:pPr>
        <w:pStyle w:val="ListParagraph"/>
        <w:numPr>
          <w:ilvl w:val="0"/>
          <w:numId w:val="2"/>
        </w:numPr>
        <w:jc w:val="both"/>
        <w:rPr>
          <w:lang w:eastAsia="es-ES"/>
        </w:rPr>
      </w:pPr>
      <w:r w:rsidRPr="00146243">
        <w:rPr>
          <w:lang w:eastAsia="es-ES"/>
        </w:rPr>
        <w:t>Hydrological and Economic Modelling Applied to Agriculture</w:t>
      </w:r>
      <w:r>
        <w:rPr>
          <w:lang w:eastAsia="es-ES"/>
        </w:rPr>
        <w:t xml:space="preserve">, </w:t>
      </w:r>
    </w:p>
    <w:p w14:paraId="2252B513" w14:textId="05618CF0" w:rsidR="009244DB" w:rsidRDefault="00AC472D" w:rsidP="009244DB">
      <w:pPr>
        <w:pStyle w:val="ListParagraph"/>
        <w:numPr>
          <w:ilvl w:val="0"/>
          <w:numId w:val="2"/>
        </w:numPr>
        <w:jc w:val="both"/>
        <w:rPr>
          <w:lang w:eastAsia="es-ES"/>
        </w:rPr>
      </w:pPr>
      <w:r w:rsidRPr="00AC472D">
        <w:rPr>
          <w:lang w:eastAsia="es-ES"/>
        </w:rPr>
        <w:t>Remote Sensing (RS) Fundamentals: Calculation of Spectral Indices Useful for Monitoring Crops</w:t>
      </w:r>
      <w:r>
        <w:rPr>
          <w:lang w:eastAsia="es-ES"/>
        </w:rPr>
        <w:t xml:space="preserve">, </w:t>
      </w:r>
    </w:p>
    <w:p w14:paraId="4BFAB555" w14:textId="3F6DEE6E" w:rsidR="009244DB" w:rsidRDefault="00AC472D" w:rsidP="009244DB">
      <w:pPr>
        <w:pStyle w:val="ListParagraph"/>
        <w:numPr>
          <w:ilvl w:val="0"/>
          <w:numId w:val="2"/>
        </w:numPr>
        <w:jc w:val="both"/>
        <w:rPr>
          <w:lang w:eastAsia="es-ES"/>
        </w:rPr>
      </w:pPr>
      <w:r w:rsidRPr="00AC472D">
        <w:rPr>
          <w:lang w:eastAsia="es-ES"/>
        </w:rPr>
        <w:t>Land Use and Land Cover (LULC) Classification: Image Classification Based on Indices and Other Bands for Crop Mapping</w:t>
      </w:r>
      <w:r>
        <w:rPr>
          <w:lang w:eastAsia="es-ES"/>
        </w:rPr>
        <w:t xml:space="preserve">, </w:t>
      </w:r>
    </w:p>
    <w:p w14:paraId="513C0160" w14:textId="066EC962" w:rsidR="003D306B" w:rsidRDefault="009244DB" w:rsidP="009244DB">
      <w:pPr>
        <w:pStyle w:val="ListParagraph"/>
        <w:numPr>
          <w:ilvl w:val="0"/>
          <w:numId w:val="2"/>
        </w:numPr>
        <w:jc w:val="both"/>
        <w:rPr>
          <w:lang w:eastAsia="es-ES"/>
        </w:rPr>
      </w:pPr>
      <w:r w:rsidRPr="009244DB">
        <w:rPr>
          <w:lang w:eastAsia="es-ES"/>
        </w:rPr>
        <w:t>Water Use and Consumption Mapping/Estimation with Earth Observation</w:t>
      </w:r>
    </w:p>
    <w:p w14:paraId="21F35152" w14:textId="113308D7" w:rsidR="009244DB" w:rsidRDefault="0006057F" w:rsidP="009244DB">
      <w:pPr>
        <w:pStyle w:val="ListParagraph"/>
        <w:numPr>
          <w:ilvl w:val="0"/>
          <w:numId w:val="2"/>
        </w:numPr>
        <w:jc w:val="both"/>
        <w:rPr>
          <w:lang w:eastAsia="es-ES"/>
        </w:rPr>
      </w:pPr>
      <w:r w:rsidRPr="0006057F">
        <w:rPr>
          <w:lang w:eastAsia="es-ES"/>
        </w:rPr>
        <w:lastRenderedPageBreak/>
        <w:t>Mapping of Water Presence Associated with Water Sources</w:t>
      </w:r>
    </w:p>
    <w:p w14:paraId="4BAEA888" w14:textId="5A105AA5" w:rsidR="0006057F" w:rsidRDefault="0006057F" w:rsidP="009244DB">
      <w:pPr>
        <w:pStyle w:val="ListParagraph"/>
        <w:numPr>
          <w:ilvl w:val="0"/>
          <w:numId w:val="2"/>
        </w:numPr>
        <w:jc w:val="both"/>
        <w:rPr>
          <w:lang w:eastAsia="es-ES"/>
        </w:rPr>
      </w:pPr>
      <w:r w:rsidRPr="0006057F">
        <w:rPr>
          <w:lang w:eastAsia="es-ES"/>
        </w:rPr>
        <w:t>Agronomic Balance of Crops</w:t>
      </w:r>
    </w:p>
    <w:p w14:paraId="088BF0B7" w14:textId="6ACB3263" w:rsidR="0006057F" w:rsidRDefault="0006057F" w:rsidP="0006057F">
      <w:pPr>
        <w:pStyle w:val="ListParagraph"/>
        <w:numPr>
          <w:ilvl w:val="0"/>
          <w:numId w:val="2"/>
        </w:numPr>
        <w:jc w:val="both"/>
        <w:rPr>
          <w:lang w:eastAsia="es-ES"/>
        </w:rPr>
      </w:pPr>
      <w:r w:rsidRPr="0006057F">
        <w:rPr>
          <w:lang w:eastAsia="es-ES"/>
        </w:rPr>
        <w:t>Monitoring and Control of Water Use Efficiency in Crops</w:t>
      </w:r>
    </w:p>
    <w:p w14:paraId="3D3253CA" w14:textId="6B14D671" w:rsidR="0006057F" w:rsidRDefault="00CC037C" w:rsidP="0006057F">
      <w:pPr>
        <w:jc w:val="both"/>
        <w:rPr>
          <w:lang w:eastAsia="es-ES"/>
        </w:rPr>
      </w:pPr>
      <w:r w:rsidRPr="00CC037C">
        <w:rPr>
          <w:lang w:eastAsia="es-ES"/>
        </w:rPr>
        <w:t>Through a combination of theoretical lectures, practical exercises using real Andean datasets, group modelling workshops, and field-oriented case studies from the living labs, the Summer School equips professionals, researchers, and decision-makers from Bolivia and Peru with the integrated scientific and technical capacity needed to design, implement, and scale Transformational Adaptation Policies for resilient water and agricultural systems in the face of climate change and deep uncertainty</w:t>
      </w:r>
      <w:r>
        <w:rPr>
          <w:lang w:eastAsia="es-ES"/>
        </w:rPr>
        <w:t>.</w:t>
      </w:r>
    </w:p>
    <w:p w14:paraId="02972D4C" w14:textId="7EDDDBF6" w:rsidR="00CC037C" w:rsidRPr="00514F28" w:rsidRDefault="002E0317" w:rsidP="00514F28">
      <w:pPr>
        <w:pStyle w:val="Heading2"/>
      </w:pPr>
      <w:bookmarkStart w:id="3" w:name="_Toc227838519"/>
      <w:r w:rsidRPr="00514F28">
        <w:t>Hydrological and Economic Modelling Applied to Agriculture</w:t>
      </w:r>
      <w:bookmarkEnd w:id="3"/>
    </w:p>
    <w:p w14:paraId="3FF16446" w14:textId="1BFCA266" w:rsidR="002B70F0" w:rsidRDefault="00A30591" w:rsidP="00A30591">
      <w:pPr>
        <w:jc w:val="both"/>
        <w:rPr>
          <w:lang w:eastAsia="es-ES"/>
        </w:rPr>
      </w:pPr>
      <w:r w:rsidRPr="00A30591">
        <w:rPr>
          <w:lang w:eastAsia="es-ES"/>
        </w:rPr>
        <w:t>Participants will learn to build, calibrate, and apply coupled hydrological-economic models (building on established frameworks such as WEAP) to simulate water availability, allocation scenarios, and the economic performance of critical Andean crops (quinoa, potato, barley, maize, and alfalfa)</w:t>
      </w:r>
      <w:r>
        <w:rPr>
          <w:lang w:eastAsia="es-ES"/>
        </w:rPr>
        <w:t>.</w:t>
      </w:r>
    </w:p>
    <w:p w14:paraId="27AF17C4" w14:textId="00C8FFF9" w:rsidR="002B70F0" w:rsidRPr="002B70F0" w:rsidRDefault="002B70F0" w:rsidP="002B70F0">
      <w:pPr>
        <w:rPr>
          <w:lang w:eastAsia="es-ES"/>
        </w:rPr>
      </w:pPr>
      <w:r>
        <w:rPr>
          <w:lang w:eastAsia="es-ES"/>
        </w:rPr>
        <w:t xml:space="preserve">SEI and IMDEA write </w:t>
      </w:r>
      <w:r w:rsidR="0060461F">
        <w:rPr>
          <w:lang w:eastAsia="es-ES"/>
        </w:rPr>
        <w:t>in detail</w:t>
      </w:r>
    </w:p>
    <w:p w14:paraId="4BB442CB" w14:textId="5852E61C" w:rsidR="002E0317" w:rsidRDefault="002E0317" w:rsidP="00514F28">
      <w:pPr>
        <w:pStyle w:val="Heading2"/>
      </w:pPr>
      <w:bookmarkStart w:id="4" w:name="_Toc227838520"/>
      <w:r w:rsidRPr="002E0317">
        <w:t>Remote Sensing (RS) Fundamentals</w:t>
      </w:r>
      <w:bookmarkEnd w:id="4"/>
    </w:p>
    <w:p w14:paraId="70758C22" w14:textId="3D7BB2CF" w:rsidR="002B70F0" w:rsidRDefault="00A72370" w:rsidP="00A72370">
      <w:pPr>
        <w:jc w:val="both"/>
        <w:rPr>
          <w:lang w:eastAsia="es-ES"/>
        </w:rPr>
      </w:pPr>
      <w:r w:rsidRPr="00A72370">
        <w:rPr>
          <w:lang w:eastAsia="es-ES"/>
        </w:rPr>
        <w:t>This module introduces the principles of satellite remote sensing and provides practical training in the computation and interpretation of key spectral indices (e.g., NDVI, NDWI, EVI) for crop health, stress detection, and phenological monitoring. Participants will work with freely available satellite data to generate timely information on vegetation dynamics in data-scarce high-altitude and arid environments</w:t>
      </w:r>
      <w:r>
        <w:rPr>
          <w:lang w:eastAsia="es-ES"/>
        </w:rPr>
        <w:t>.</w:t>
      </w:r>
    </w:p>
    <w:p w14:paraId="26DAD521" w14:textId="793C45BB" w:rsidR="002B70F0" w:rsidRPr="00F7252A" w:rsidRDefault="00994E88" w:rsidP="002B70F0">
      <w:pPr>
        <w:rPr>
          <w:lang w:val="pt-BR" w:eastAsia="es-ES"/>
        </w:rPr>
      </w:pPr>
      <w:proofErr w:type="spellStart"/>
      <w:r w:rsidRPr="00F7252A">
        <w:rPr>
          <w:highlight w:val="yellow"/>
          <w:lang w:val="pt-BR" w:eastAsia="es-ES"/>
        </w:rPr>
        <w:t>UoM</w:t>
      </w:r>
      <w:proofErr w:type="spellEnd"/>
      <w:r w:rsidRPr="00F7252A">
        <w:rPr>
          <w:highlight w:val="yellow"/>
          <w:lang w:val="pt-BR" w:eastAsia="es-ES"/>
        </w:rPr>
        <w:t xml:space="preserve"> </w:t>
      </w:r>
      <w:proofErr w:type="spellStart"/>
      <w:r w:rsidRPr="00F7252A">
        <w:rPr>
          <w:highlight w:val="yellow"/>
          <w:lang w:val="pt-BR" w:eastAsia="es-ES"/>
        </w:rPr>
        <w:t>write</w:t>
      </w:r>
      <w:r w:rsidR="0060461F" w:rsidRPr="00F7252A">
        <w:rPr>
          <w:highlight w:val="yellow"/>
          <w:lang w:val="pt-BR" w:eastAsia="es-ES"/>
        </w:rPr>
        <w:t>s</w:t>
      </w:r>
      <w:proofErr w:type="spellEnd"/>
      <w:r w:rsidRPr="00F7252A">
        <w:rPr>
          <w:highlight w:val="yellow"/>
          <w:lang w:val="pt-BR" w:eastAsia="es-ES"/>
        </w:rPr>
        <w:t xml:space="preserve"> </w:t>
      </w:r>
      <w:r w:rsidR="0060461F" w:rsidRPr="00F7252A">
        <w:rPr>
          <w:highlight w:val="yellow"/>
          <w:lang w:val="pt-BR" w:eastAsia="es-ES"/>
        </w:rPr>
        <w:t xml:space="preserve">in </w:t>
      </w:r>
      <w:proofErr w:type="spellStart"/>
      <w:r w:rsidR="0060461F" w:rsidRPr="00F7252A">
        <w:rPr>
          <w:highlight w:val="yellow"/>
          <w:lang w:val="pt-BR" w:eastAsia="es-ES"/>
        </w:rPr>
        <w:t>detail</w:t>
      </w:r>
      <w:proofErr w:type="spellEnd"/>
    </w:p>
    <w:p w14:paraId="3325D2FB" w14:textId="77777777" w:rsidR="00F04585" w:rsidRPr="00F04585" w:rsidRDefault="00F04585" w:rsidP="0088271E">
      <w:pPr>
        <w:jc w:val="both"/>
        <w:rPr>
          <w:lang w:eastAsia="es-ES"/>
        </w:rPr>
      </w:pPr>
      <w:r w:rsidRPr="00DE52BE">
        <w:rPr>
          <w:lang w:eastAsia="es-ES"/>
        </w:rPr>
        <w:t xml:space="preserve">At first, topics will be addressed on the fundamentals and main concepts of Remote Sensing, concepts of spatial, spectral, radiometric and temporal resolution. </w:t>
      </w:r>
      <w:proofErr w:type="gramStart"/>
      <w:r w:rsidRPr="00DE52BE">
        <w:rPr>
          <w:lang w:eastAsia="es-ES"/>
        </w:rPr>
        <w:t>In order for</w:t>
      </w:r>
      <w:proofErr w:type="gramEnd"/>
      <w:r w:rsidRPr="00DE52BE">
        <w:rPr>
          <w:lang w:eastAsia="es-ES"/>
        </w:rPr>
        <w:t xml:space="preserve"> participants to be able to understand and associate these concepts with the respective sensor systems, practical examples will be demonstrated using, for example, the image collections of Landsat, Sentinel and Modis. </w:t>
      </w:r>
    </w:p>
    <w:p w14:paraId="4D1BB243" w14:textId="77777777" w:rsidR="00F04585" w:rsidRPr="00F04585" w:rsidRDefault="00F04585" w:rsidP="0088271E">
      <w:pPr>
        <w:jc w:val="both"/>
        <w:rPr>
          <w:lang w:eastAsia="es-ES"/>
        </w:rPr>
      </w:pPr>
      <w:r w:rsidRPr="00227794">
        <w:rPr>
          <w:lang w:eastAsia="es-ES"/>
        </w:rPr>
        <w:t xml:space="preserve">In this context, topics related to the spectral behavior of targets, crop health, stress detection and phenological monitoring, band composition, phenological and water spectral indices, as well as their respective applications will be addressed. </w:t>
      </w:r>
    </w:p>
    <w:p w14:paraId="7C7B3592" w14:textId="77777777" w:rsidR="00F04585" w:rsidRPr="00DE52BE" w:rsidRDefault="00F04585" w:rsidP="009E596B">
      <w:pPr>
        <w:jc w:val="both"/>
        <w:rPr>
          <w:lang w:eastAsia="es-ES"/>
        </w:rPr>
      </w:pPr>
      <w:r w:rsidRPr="00DE52BE">
        <w:rPr>
          <w:lang w:eastAsia="es-ES"/>
        </w:rPr>
        <w:lastRenderedPageBreak/>
        <w:t xml:space="preserve">During this first stage, activities will be carried out using the cloud satellite image processing platform, Google Earth Engine (GEE), </w:t>
      </w:r>
      <w:proofErr w:type="gramStart"/>
      <w:r w:rsidRPr="00DE52BE">
        <w:rPr>
          <w:lang w:eastAsia="es-ES"/>
        </w:rPr>
        <w:t>and also</w:t>
      </w:r>
      <w:proofErr w:type="gramEnd"/>
      <w:r w:rsidRPr="00DE52BE">
        <w:rPr>
          <w:lang w:eastAsia="es-ES"/>
        </w:rPr>
        <w:t xml:space="preserve"> the QGIS Desktop 3.44 Long Term Release (LTR) to understand how to perform band composition, analysis of the band histogram and raster processing. </w:t>
      </w:r>
    </w:p>
    <w:p w14:paraId="1DC3277D" w14:textId="77777777" w:rsidR="00F04585" w:rsidRPr="00DE52BE" w:rsidRDefault="00F04585" w:rsidP="009E596B">
      <w:pPr>
        <w:jc w:val="both"/>
        <w:rPr>
          <w:lang w:eastAsia="es-ES"/>
        </w:rPr>
      </w:pPr>
      <w:r w:rsidRPr="00F04585">
        <w:rPr>
          <w:lang w:eastAsia="es-ES"/>
        </w:rPr>
        <w:t>To use GEE, users will need to create their respective accounts as students or in the profile that best fits their user context. After the registration, the main topics about the GHG, its computational structure, first commands, as well as the first algorithms focused on the practices corresponding to remote sensing will be introduced.</w:t>
      </w:r>
    </w:p>
    <w:p w14:paraId="62CEAD37" w14:textId="4B0ED864" w:rsidR="00F04585" w:rsidRPr="00DE52BE" w:rsidRDefault="00F04585" w:rsidP="009E596B">
      <w:pPr>
        <w:jc w:val="both"/>
        <w:rPr>
          <w:lang w:eastAsia="es-ES"/>
        </w:rPr>
      </w:pPr>
      <w:r w:rsidRPr="00DE52BE">
        <w:rPr>
          <w:lang w:eastAsia="es-ES"/>
        </w:rPr>
        <w:t>A repository "/transcend/</w:t>
      </w:r>
      <w:proofErr w:type="spellStart"/>
      <w:r w:rsidRPr="00DE52BE">
        <w:rPr>
          <w:lang w:eastAsia="es-ES"/>
        </w:rPr>
        <w:t>summer</w:t>
      </w:r>
      <w:ins w:id="5" w:author="Christhian Santana cunha" w:date="2026-05-20T11:39:00Z" w16du:dateUtc="2026-05-20T10:39:00Z">
        <w:r w:rsidR="00A4616F">
          <w:rPr>
            <w:lang w:eastAsia="es-ES"/>
          </w:rPr>
          <w:t>s</w:t>
        </w:r>
      </w:ins>
      <w:r w:rsidRPr="00DE52BE">
        <w:rPr>
          <w:lang w:eastAsia="es-ES"/>
        </w:rPr>
        <w:t>chool</w:t>
      </w:r>
      <w:proofErr w:type="spellEnd"/>
      <w:r w:rsidRPr="00DE52BE">
        <w:rPr>
          <w:lang w:eastAsia="es-ES"/>
        </w:rPr>
        <w:t xml:space="preserve">/", for example, will be shared with the participants, where everyone will have access to the scripts used during the class practices. This repository will be structured from scripts with a basic level to more complex applications.  </w:t>
      </w:r>
    </w:p>
    <w:p w14:paraId="2DD809C6" w14:textId="77777777" w:rsidR="00F04585" w:rsidRPr="00DE52BE" w:rsidRDefault="00F04585" w:rsidP="009E596B">
      <w:pPr>
        <w:jc w:val="both"/>
        <w:rPr>
          <w:lang w:eastAsia="es-ES"/>
        </w:rPr>
      </w:pPr>
      <w:r w:rsidRPr="00DE52BE">
        <w:rPr>
          <w:lang w:eastAsia="es-ES"/>
        </w:rPr>
        <w:t xml:space="preserve">Among the proposed topics corresponding to concepts, theory and practice are: </w:t>
      </w:r>
    </w:p>
    <w:p w14:paraId="43E5886E" w14:textId="169A8630" w:rsidR="00F04585" w:rsidRPr="00F04585" w:rsidRDefault="00F04585" w:rsidP="00F04585">
      <w:pPr>
        <w:pStyle w:val="ListParagraph"/>
        <w:numPr>
          <w:ilvl w:val="0"/>
          <w:numId w:val="11"/>
        </w:numPr>
        <w:jc w:val="both"/>
        <w:rPr>
          <w:b/>
          <w:bCs/>
          <w:lang w:val="en-GB" w:eastAsia="es-ES"/>
        </w:rPr>
      </w:pPr>
      <w:r w:rsidRPr="00DE52BE">
        <w:rPr>
          <w:b/>
          <w:bCs/>
          <w:lang w:eastAsia="es-ES"/>
        </w:rPr>
        <w:t>Basics of Remote Sensing</w:t>
      </w:r>
    </w:p>
    <w:p w14:paraId="57AFB974" w14:textId="77777777" w:rsidR="00F04585" w:rsidRPr="00F04585" w:rsidRDefault="00F04585" w:rsidP="00F04585">
      <w:pPr>
        <w:pStyle w:val="ListParagraph"/>
        <w:numPr>
          <w:ilvl w:val="0"/>
          <w:numId w:val="13"/>
        </w:numPr>
        <w:tabs>
          <w:tab w:val="num" w:pos="720"/>
        </w:tabs>
        <w:jc w:val="both"/>
        <w:rPr>
          <w:lang w:eastAsia="es-ES"/>
        </w:rPr>
      </w:pPr>
      <w:r>
        <w:rPr>
          <w:lang w:eastAsia="es-ES"/>
        </w:rPr>
        <w:t>What is Remote Sensing?</w:t>
      </w:r>
    </w:p>
    <w:p w14:paraId="0B6A7AA6" w14:textId="77777777" w:rsidR="00F04585" w:rsidRPr="00F04585" w:rsidRDefault="00F04585" w:rsidP="00F04585">
      <w:pPr>
        <w:pStyle w:val="ListParagraph"/>
        <w:numPr>
          <w:ilvl w:val="0"/>
          <w:numId w:val="13"/>
        </w:numPr>
        <w:tabs>
          <w:tab w:val="num" w:pos="720"/>
        </w:tabs>
        <w:jc w:val="both"/>
        <w:rPr>
          <w:lang w:eastAsia="es-ES"/>
        </w:rPr>
      </w:pPr>
      <w:r>
        <w:rPr>
          <w:lang w:eastAsia="es-ES"/>
        </w:rPr>
        <w:t>Data Acquisition and different sensor systems</w:t>
      </w:r>
    </w:p>
    <w:p w14:paraId="0EEFEE2D" w14:textId="77777777" w:rsidR="00F04585" w:rsidRPr="00F04585" w:rsidRDefault="00F04585" w:rsidP="00F04585">
      <w:pPr>
        <w:pStyle w:val="ListParagraph"/>
        <w:numPr>
          <w:ilvl w:val="0"/>
          <w:numId w:val="13"/>
        </w:numPr>
        <w:tabs>
          <w:tab w:val="num" w:pos="720"/>
        </w:tabs>
        <w:jc w:val="both"/>
        <w:rPr>
          <w:lang w:eastAsia="es-ES"/>
        </w:rPr>
      </w:pPr>
      <w:r>
        <w:rPr>
          <w:lang w:eastAsia="es-ES"/>
        </w:rPr>
        <w:t xml:space="preserve">Understanding the different resolutions </w:t>
      </w:r>
    </w:p>
    <w:p w14:paraId="2590ECD8" w14:textId="77777777" w:rsidR="00F04585" w:rsidRPr="00F04585" w:rsidRDefault="00F04585" w:rsidP="00F04585">
      <w:pPr>
        <w:pStyle w:val="ListParagraph"/>
        <w:numPr>
          <w:ilvl w:val="0"/>
          <w:numId w:val="13"/>
        </w:numPr>
        <w:tabs>
          <w:tab w:val="num" w:pos="720"/>
        </w:tabs>
        <w:jc w:val="both"/>
        <w:rPr>
          <w:lang w:eastAsia="es-ES"/>
        </w:rPr>
      </w:pPr>
      <w:r>
        <w:rPr>
          <w:lang w:eastAsia="es-ES"/>
        </w:rPr>
        <w:t>Best practices for working with Remote Sensing</w:t>
      </w:r>
    </w:p>
    <w:p w14:paraId="43DAF2A9" w14:textId="77777777" w:rsidR="00F04585" w:rsidRPr="00F04585" w:rsidRDefault="00F04585" w:rsidP="00F04585">
      <w:pPr>
        <w:pStyle w:val="ListParagraph"/>
        <w:numPr>
          <w:ilvl w:val="0"/>
          <w:numId w:val="11"/>
        </w:numPr>
        <w:tabs>
          <w:tab w:val="num" w:pos="720"/>
        </w:tabs>
        <w:jc w:val="both"/>
        <w:rPr>
          <w:b/>
          <w:bCs/>
          <w:lang w:val="en-GB" w:eastAsia="es-ES"/>
        </w:rPr>
      </w:pPr>
      <w:r w:rsidRPr="00DE52BE">
        <w:rPr>
          <w:b/>
          <w:bCs/>
          <w:lang w:eastAsia="es-ES"/>
        </w:rPr>
        <w:t>Getting started with satellite imagery processing</w:t>
      </w:r>
    </w:p>
    <w:p w14:paraId="419C0F37" w14:textId="77777777" w:rsidR="00F04585" w:rsidRPr="00F04585" w:rsidRDefault="00F04585" w:rsidP="00F04585">
      <w:pPr>
        <w:pStyle w:val="ListParagraph"/>
        <w:numPr>
          <w:ilvl w:val="0"/>
          <w:numId w:val="13"/>
        </w:numPr>
        <w:jc w:val="both"/>
        <w:rPr>
          <w:lang w:val="en-GB" w:eastAsia="es-ES"/>
        </w:rPr>
      </w:pPr>
      <w:r>
        <w:rPr>
          <w:lang w:eastAsia="es-ES"/>
        </w:rPr>
        <w:t>Available datasets and levels of data processing</w:t>
      </w:r>
    </w:p>
    <w:p w14:paraId="1B00984F" w14:textId="77777777" w:rsidR="00F04585" w:rsidRPr="00F04585" w:rsidRDefault="00F04585" w:rsidP="00F04585">
      <w:pPr>
        <w:pStyle w:val="ListParagraph"/>
        <w:numPr>
          <w:ilvl w:val="0"/>
          <w:numId w:val="13"/>
        </w:numPr>
        <w:jc w:val="both"/>
        <w:rPr>
          <w:lang w:val="en-GB" w:eastAsia="es-ES"/>
        </w:rPr>
      </w:pPr>
      <w:r>
        <w:rPr>
          <w:lang w:eastAsia="es-ES"/>
        </w:rPr>
        <w:t xml:space="preserve">How to import </w:t>
      </w:r>
      <w:proofErr w:type="gramStart"/>
      <w:r>
        <w:rPr>
          <w:lang w:eastAsia="es-ES"/>
        </w:rPr>
        <w:t>an image</w:t>
      </w:r>
      <w:proofErr w:type="gramEnd"/>
      <w:r>
        <w:rPr>
          <w:lang w:eastAsia="es-ES"/>
        </w:rPr>
        <w:t xml:space="preserve">, </w:t>
      </w:r>
      <w:proofErr w:type="gramStart"/>
      <w:r>
        <w:rPr>
          <w:lang w:eastAsia="es-ES"/>
        </w:rPr>
        <w:t>preview</w:t>
      </w:r>
      <w:proofErr w:type="gramEnd"/>
      <w:r>
        <w:rPr>
          <w:lang w:eastAsia="es-ES"/>
        </w:rPr>
        <w:t>, and metadata.</w:t>
      </w:r>
    </w:p>
    <w:p w14:paraId="00DFD4B0" w14:textId="77777777" w:rsidR="00F04585" w:rsidRPr="00F04585" w:rsidRDefault="00F04585" w:rsidP="00F04585">
      <w:pPr>
        <w:pStyle w:val="ListParagraph"/>
        <w:numPr>
          <w:ilvl w:val="0"/>
          <w:numId w:val="13"/>
        </w:numPr>
        <w:jc w:val="both"/>
        <w:rPr>
          <w:lang w:val="en-GB" w:eastAsia="es-ES"/>
        </w:rPr>
      </w:pPr>
      <w:r>
        <w:rPr>
          <w:lang w:eastAsia="es-ES"/>
        </w:rPr>
        <w:t>Highlight, brightness, and contrast in digital images</w:t>
      </w:r>
    </w:p>
    <w:p w14:paraId="25EF0A14" w14:textId="77777777" w:rsidR="00F04585" w:rsidRPr="00F04585" w:rsidRDefault="00F04585" w:rsidP="00F04585">
      <w:pPr>
        <w:pStyle w:val="ListParagraph"/>
        <w:numPr>
          <w:ilvl w:val="0"/>
          <w:numId w:val="13"/>
        </w:numPr>
        <w:jc w:val="both"/>
        <w:rPr>
          <w:lang w:val="en-GB" w:eastAsia="es-ES"/>
        </w:rPr>
      </w:pPr>
      <w:r>
        <w:rPr>
          <w:lang w:eastAsia="es-ES"/>
        </w:rPr>
        <w:t>Composition of bands with different sensor systems.</w:t>
      </w:r>
    </w:p>
    <w:p w14:paraId="5E626633" w14:textId="77777777" w:rsidR="00F04585" w:rsidRPr="00F04585" w:rsidRDefault="00F04585" w:rsidP="00F04585">
      <w:pPr>
        <w:pStyle w:val="ListParagraph"/>
        <w:numPr>
          <w:ilvl w:val="0"/>
          <w:numId w:val="11"/>
        </w:numPr>
        <w:tabs>
          <w:tab w:val="num" w:pos="720"/>
        </w:tabs>
        <w:jc w:val="both"/>
        <w:rPr>
          <w:b/>
          <w:bCs/>
          <w:lang w:val="en-GB" w:eastAsia="es-ES"/>
        </w:rPr>
      </w:pPr>
      <w:r w:rsidRPr="00DE52BE">
        <w:rPr>
          <w:b/>
          <w:bCs/>
          <w:lang w:eastAsia="es-ES"/>
        </w:rPr>
        <w:t xml:space="preserve">Vegetation Indices, Water, Functions and Statistical Analysis </w:t>
      </w:r>
    </w:p>
    <w:p w14:paraId="7FF79C0F" w14:textId="77777777" w:rsidR="00F04585" w:rsidRPr="00F04585" w:rsidRDefault="00F04585" w:rsidP="00F04585">
      <w:pPr>
        <w:pStyle w:val="ListParagraph"/>
        <w:numPr>
          <w:ilvl w:val="0"/>
          <w:numId w:val="12"/>
        </w:numPr>
        <w:jc w:val="both"/>
        <w:rPr>
          <w:lang w:val="en-GB" w:eastAsia="es-ES"/>
        </w:rPr>
      </w:pPr>
      <w:r>
        <w:rPr>
          <w:lang w:eastAsia="es-ES"/>
        </w:rPr>
        <w:t>Contextualization of the NDVI, EVI, SAVI and NDWI indexes, NDMI</w:t>
      </w:r>
    </w:p>
    <w:p w14:paraId="592AF8C3" w14:textId="77777777" w:rsidR="00F04585" w:rsidRPr="00F04585" w:rsidRDefault="00F04585" w:rsidP="00F04585">
      <w:pPr>
        <w:pStyle w:val="ListParagraph"/>
        <w:numPr>
          <w:ilvl w:val="0"/>
          <w:numId w:val="12"/>
        </w:numPr>
        <w:jc w:val="both"/>
        <w:rPr>
          <w:lang w:val="en-GB" w:eastAsia="es-ES"/>
        </w:rPr>
      </w:pPr>
      <w:r>
        <w:rPr>
          <w:lang w:eastAsia="es-ES"/>
        </w:rPr>
        <w:t xml:space="preserve">Performing the Calculation of Normalized Key Figures and Expressions </w:t>
      </w:r>
    </w:p>
    <w:p w14:paraId="609640DB" w14:textId="6AF06FF9" w:rsidR="00F04585" w:rsidRPr="00F04585" w:rsidRDefault="00F04585" w:rsidP="00F04585">
      <w:pPr>
        <w:pStyle w:val="ListParagraph"/>
        <w:numPr>
          <w:ilvl w:val="0"/>
          <w:numId w:val="12"/>
        </w:numPr>
        <w:jc w:val="both"/>
        <w:rPr>
          <w:lang w:val="en-GB" w:eastAsia="es-ES"/>
        </w:rPr>
      </w:pPr>
      <w:r>
        <w:rPr>
          <w:lang w:eastAsia="es-ES"/>
        </w:rPr>
        <w:t xml:space="preserve">Loop, Functions, and Graphical Analysis </w:t>
      </w:r>
    </w:p>
    <w:p w14:paraId="7F430099" w14:textId="77777777" w:rsidR="00F04585" w:rsidRPr="00F04585" w:rsidRDefault="00F04585" w:rsidP="00F04585">
      <w:pPr>
        <w:pStyle w:val="ListParagraph"/>
        <w:numPr>
          <w:ilvl w:val="0"/>
          <w:numId w:val="12"/>
        </w:numPr>
        <w:jc w:val="both"/>
        <w:rPr>
          <w:lang w:val="en-GB" w:eastAsia="es-ES"/>
        </w:rPr>
      </w:pPr>
      <w:r>
        <w:rPr>
          <w:lang w:eastAsia="es-ES"/>
        </w:rPr>
        <w:t>Extract zonal statics for areas of interest.</w:t>
      </w:r>
    </w:p>
    <w:p w14:paraId="487AF521" w14:textId="77777777" w:rsidR="00F04585" w:rsidRPr="00F04585" w:rsidRDefault="00F04585" w:rsidP="00F04585">
      <w:pPr>
        <w:pStyle w:val="ListParagraph"/>
        <w:numPr>
          <w:ilvl w:val="0"/>
          <w:numId w:val="12"/>
        </w:numPr>
        <w:jc w:val="both"/>
        <w:rPr>
          <w:lang w:val="en-GB" w:eastAsia="es-ES"/>
        </w:rPr>
      </w:pPr>
      <w:r>
        <w:rPr>
          <w:lang w:eastAsia="es-ES"/>
        </w:rPr>
        <w:t xml:space="preserve">Historical series using vegetation and water indices. </w:t>
      </w:r>
    </w:p>
    <w:p w14:paraId="301ABD18" w14:textId="77777777" w:rsidR="00F04585" w:rsidRPr="00F04585" w:rsidRDefault="00F04585" w:rsidP="00F04585">
      <w:pPr>
        <w:pStyle w:val="ListParagraph"/>
        <w:numPr>
          <w:ilvl w:val="0"/>
          <w:numId w:val="12"/>
        </w:numPr>
        <w:jc w:val="both"/>
        <w:rPr>
          <w:lang w:val="en-GB" w:eastAsia="es-ES"/>
        </w:rPr>
      </w:pPr>
      <w:r>
        <w:rPr>
          <w:lang w:eastAsia="es-ES"/>
        </w:rPr>
        <w:t>Histogram Analysis to Define Slicing Thresholds</w:t>
      </w:r>
    </w:p>
    <w:p w14:paraId="0CD50DD9" w14:textId="77777777" w:rsidR="00F04585" w:rsidRDefault="00F04585" w:rsidP="00F04585">
      <w:pPr>
        <w:pStyle w:val="ListParagraph"/>
        <w:numPr>
          <w:ilvl w:val="0"/>
          <w:numId w:val="12"/>
        </w:numPr>
        <w:jc w:val="both"/>
        <w:rPr>
          <w:lang w:val="pt-BR" w:eastAsia="es-ES"/>
        </w:rPr>
      </w:pPr>
      <w:r>
        <w:rPr>
          <w:lang w:eastAsia="es-ES"/>
        </w:rPr>
        <w:t xml:space="preserve">Creating Masks from Indexes. </w:t>
      </w:r>
    </w:p>
    <w:p w14:paraId="759E6246" w14:textId="77777777" w:rsidR="00E97D4D" w:rsidRDefault="00E97D4D" w:rsidP="00E97D4D">
      <w:pPr>
        <w:jc w:val="both"/>
        <w:rPr>
          <w:lang w:val="pt-BR" w:eastAsia="es-ES"/>
        </w:rPr>
      </w:pPr>
    </w:p>
    <w:p w14:paraId="6F834932" w14:textId="77777777" w:rsidR="00F04585" w:rsidRPr="00E97D4D" w:rsidRDefault="00F04585" w:rsidP="00E97D4D">
      <w:pPr>
        <w:jc w:val="both"/>
        <w:rPr>
          <w:lang w:val="pt-BR" w:eastAsia="es-ES"/>
        </w:rPr>
      </w:pPr>
    </w:p>
    <w:p w14:paraId="1F80B00A" w14:textId="44521A72" w:rsidR="002E0317" w:rsidRDefault="002E0317" w:rsidP="00514F28">
      <w:pPr>
        <w:pStyle w:val="Heading2"/>
      </w:pPr>
      <w:bookmarkStart w:id="6" w:name="_Toc227838521"/>
      <w:r w:rsidRPr="002E0317">
        <w:lastRenderedPageBreak/>
        <w:t>Land Use and Land Cover (LULC) Classification</w:t>
      </w:r>
      <w:bookmarkEnd w:id="6"/>
    </w:p>
    <w:p w14:paraId="1078B6F5" w14:textId="5BBF58DE" w:rsidR="002B70F0" w:rsidRDefault="0060461F" w:rsidP="00C22D8C">
      <w:pPr>
        <w:jc w:val="both"/>
        <w:rPr>
          <w:lang w:eastAsia="es-ES"/>
        </w:rPr>
      </w:pPr>
      <w:r w:rsidRPr="0060461F">
        <w:rPr>
          <w:lang w:eastAsia="es-ES"/>
        </w:rPr>
        <w:t>Building on RS fundamentals, participants will acquire advanced techniques for supervised and unsupervised classification of satellite imagery. The focus is on accurate crop-type mapping and LULC change detection, enabling stakeholders to track agricultural expansion, distinguish rainfed versus irrigated areas, and monitor land-use transitions that affect water demand in the Andean basins</w:t>
      </w:r>
    </w:p>
    <w:p w14:paraId="4C32498D" w14:textId="3814C605" w:rsidR="0060461F" w:rsidRPr="00A4616F" w:rsidRDefault="0060461F" w:rsidP="002B70F0">
      <w:pPr>
        <w:rPr>
          <w:lang w:val="en-GB" w:eastAsia="es-ES"/>
          <w:rPrChange w:id="7" w:author="Christhian Santana cunha" w:date="2026-05-20T11:39:00Z" w16du:dateUtc="2026-05-20T10:39:00Z">
            <w:rPr>
              <w:lang w:val="pt-BR" w:eastAsia="es-ES"/>
            </w:rPr>
          </w:rPrChange>
        </w:rPr>
      </w:pPr>
      <w:r w:rsidRPr="00A4616F">
        <w:rPr>
          <w:highlight w:val="yellow"/>
          <w:lang w:val="en-GB" w:eastAsia="es-ES"/>
          <w:rPrChange w:id="8" w:author="Christhian Santana cunha" w:date="2026-05-20T11:39:00Z" w16du:dateUtc="2026-05-20T10:39:00Z">
            <w:rPr>
              <w:highlight w:val="yellow"/>
              <w:lang w:val="pt-BR" w:eastAsia="es-ES"/>
            </w:rPr>
          </w:rPrChange>
        </w:rPr>
        <w:t>UoM writes in detail</w:t>
      </w:r>
    </w:p>
    <w:p w14:paraId="33CD9A9F" w14:textId="77777777" w:rsidR="00F04585" w:rsidRPr="00F04585" w:rsidRDefault="00F04585" w:rsidP="009414A6">
      <w:pPr>
        <w:jc w:val="both"/>
        <w:rPr>
          <w:lang w:val="en-GB" w:eastAsia="es-ES"/>
        </w:rPr>
      </w:pPr>
      <w:r>
        <w:rPr>
          <w:lang w:eastAsia="es-ES"/>
        </w:rPr>
        <w:t xml:space="preserve">After the presentation of the concepts on Remote Sensing, advanced topics will be addressed focused on the supervised and unsupervised classification of satellite images, with a focus on mapping agricultural dynamics and detection of changes in land use and cover (LULC). </w:t>
      </w:r>
    </w:p>
    <w:p w14:paraId="71B19435" w14:textId="09D2BCFA" w:rsidR="00F04585" w:rsidRPr="005658F8" w:rsidRDefault="00F04585" w:rsidP="009414A6">
      <w:pPr>
        <w:jc w:val="both"/>
        <w:rPr>
          <w:lang w:eastAsia="es-ES"/>
        </w:rPr>
      </w:pPr>
      <w:r w:rsidRPr="00897D8F">
        <w:rPr>
          <w:lang w:eastAsia="es-ES"/>
        </w:rPr>
        <w:t>For participants to understand the logic of algorithms, the theoretical stage will make a clear parallel between groupings by spatial partitioning and probabilistic decision methods. In practice, users will learn how to design a complete workflow within Google Earth Engine (GEE), covering everything from spatial and temporal filtering to the creation of cloud-free annual mosaics to the statistical validation of the generated maps.</w:t>
      </w:r>
    </w:p>
    <w:p w14:paraId="448FBC46" w14:textId="77777777" w:rsidR="00F04585" w:rsidRPr="00F04585" w:rsidRDefault="00F04585" w:rsidP="009414A6">
      <w:pPr>
        <w:jc w:val="both"/>
        <w:rPr>
          <w:lang w:val="en-GB" w:eastAsia="es-ES"/>
        </w:rPr>
      </w:pPr>
      <w:r w:rsidRPr="004E395C">
        <w:rPr>
          <w:lang w:eastAsia="es-ES"/>
        </w:rPr>
        <w:t>In this context, special attention will be given to the dynamic behavior of water in the agriculture of the Andean basins. The importance of practical knowledge and prior recognition of the area of interest for the correct definition and distribution of field samples will be emphasized</w:t>
      </w:r>
      <w:r w:rsidRPr="004E395C">
        <w:rPr>
          <w:b/>
          <w:bCs/>
          <w:lang w:eastAsia="es-ES"/>
        </w:rPr>
        <w:t xml:space="preserve">.  </w:t>
      </w:r>
      <w:r w:rsidRPr="00897D8F">
        <w:rPr>
          <w:lang w:eastAsia="es-ES"/>
        </w:rPr>
        <w:t>It will be demonstrated how to go beyond traditional vegetative vigor by integrating evapotranspiration (ET) data and spectral moisture indices (NDWI and NDMI) to track the water balance of plants throughout the year. From the detailed comparison between the rainy season and the dry season, participants will learn to differentiate the water supply from rainfall from that generated by irrigation infrastructure.</w:t>
      </w:r>
    </w:p>
    <w:p w14:paraId="5936AF8E" w14:textId="77777777" w:rsidR="00F04585" w:rsidRPr="00F04585" w:rsidRDefault="00F04585" w:rsidP="009414A6">
      <w:pPr>
        <w:jc w:val="both"/>
        <w:rPr>
          <w:lang w:val="en-GB" w:eastAsia="es-ES"/>
        </w:rPr>
      </w:pPr>
      <w:r w:rsidRPr="00897D8F">
        <w:rPr>
          <w:lang w:eastAsia="es-ES"/>
        </w:rPr>
        <w:t xml:space="preserve">It is estimated that with this temporal approach, participants will learn to create statistical threshold masks based on the water response of the dry season, allowing for the automated and accurate separation of rainfed agricultural areas from those that depend on irrigation infrastructure. </w:t>
      </w:r>
    </w:p>
    <w:p w14:paraId="21F9CA88" w14:textId="77777777" w:rsidR="00F04585" w:rsidRPr="00F04585" w:rsidRDefault="00F04585" w:rsidP="009414A6">
      <w:pPr>
        <w:jc w:val="both"/>
        <w:rPr>
          <w:lang w:val="en-GB" w:eastAsia="es-ES"/>
        </w:rPr>
      </w:pPr>
      <w:r w:rsidRPr="00897D8F">
        <w:rPr>
          <w:lang w:eastAsia="es-ES"/>
        </w:rPr>
        <w:t>All practical progression will continue to be integrated into the script repository in GEE, ensuring autonomy in the replication of workflows for different areas of interest.</w:t>
      </w:r>
    </w:p>
    <w:p w14:paraId="06DB851F" w14:textId="77777777" w:rsidR="00F04585" w:rsidRPr="00F04585" w:rsidRDefault="00F04585" w:rsidP="009414A6">
      <w:pPr>
        <w:jc w:val="both"/>
        <w:rPr>
          <w:lang w:val="en-GB" w:eastAsia="es-ES"/>
        </w:rPr>
      </w:pPr>
      <w:r w:rsidRPr="00897D8F">
        <w:rPr>
          <w:lang w:eastAsia="es-ES"/>
        </w:rPr>
        <w:t>Among the proposed topics corresponding to concepts, theory and practice are:</w:t>
      </w:r>
    </w:p>
    <w:p w14:paraId="44D752FC"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lastRenderedPageBreak/>
        <w:t>Image Classification Fundamentals and Algorithms</w:t>
      </w:r>
    </w:p>
    <w:p w14:paraId="13977361"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What is image classification and the concept of spectral pattern</w:t>
      </w:r>
    </w:p>
    <w:p w14:paraId="3431FDF2"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Unsupervised Classification: Clusters and dimensionality reduction using K-Means and PCA</w:t>
      </w:r>
    </w:p>
    <w:p w14:paraId="7CE7FF1B"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Supervised Classification: Decision Trees (CART), Random Forest, and Support Vector Machines (SVM)</w:t>
      </w:r>
    </w:p>
    <w:p w14:paraId="6B32B8F9"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The importance of sampling strategy and the impacts of spatial autocorrelation in watersheds</w:t>
      </w:r>
    </w:p>
    <w:p w14:paraId="13EF2690"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Methodological Division of Samples: Training Samples versus Test Samples (Validation)</w:t>
      </w:r>
    </w:p>
    <w:p w14:paraId="58A730C3"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 xml:space="preserve"> Processing and Convenient Image Classification Flow </w:t>
      </w:r>
    </w:p>
    <w:p w14:paraId="21068980"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Building seasonal and annual image mosaics with cloud reduction</w:t>
      </w:r>
    </w:p>
    <w:p w14:paraId="12D5B31E"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Techniques for collecting, extracting pixel-by-pixel values and organizing training geometries</w:t>
      </w:r>
    </w:p>
    <w:p w14:paraId="2B45418B"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Instantiation and training of supervised classifiers in GEE</w:t>
      </w:r>
    </w:p>
    <w:p w14:paraId="1AF03B74"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Performing the classification, rendering and export of the final thematic map</w:t>
      </w:r>
    </w:p>
    <w:p w14:paraId="0D258F5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Accuracy validation: Confounding Matrix, Global Accuracy, and Kappa Coefficient</w:t>
      </w:r>
    </w:p>
    <w:p w14:paraId="74F88093"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 xml:space="preserve"> Change Detection and Mapping of Irrigated Areas</w:t>
      </w:r>
    </w:p>
    <w:p w14:paraId="7C69794A"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Multitemporal Comparative Analysis: Map Algebra Between Different Years for Change Detection (LULC)</w:t>
      </w:r>
    </w:p>
    <w:p w14:paraId="755F0FAE" w14:textId="77777777" w:rsidR="00F04585" w:rsidRPr="003E0A0E" w:rsidRDefault="00F04585" w:rsidP="003E0A0E">
      <w:pPr>
        <w:pStyle w:val="ListParagraph"/>
        <w:numPr>
          <w:ilvl w:val="0"/>
          <w:numId w:val="12"/>
        </w:numPr>
        <w:tabs>
          <w:tab w:val="num" w:pos="720"/>
        </w:tabs>
        <w:jc w:val="both"/>
        <w:rPr>
          <w:lang w:eastAsia="es-ES"/>
        </w:rPr>
      </w:pPr>
      <w:r w:rsidRPr="004E395C">
        <w:rPr>
          <w:lang w:eastAsia="es-ES"/>
        </w:rPr>
        <w:t>Analysis of seasonality dynamics: Identification and behavior of dry and rainy periods</w:t>
      </w:r>
    </w:p>
    <w:p w14:paraId="5AE97388"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Behavior and temporal signatures of agricultural crops: Rainfed versus Irrigation</w:t>
      </w:r>
    </w:p>
    <w:p w14:paraId="490202D8"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Integration of Evapotranspiration (ET) data and NDWI/NDMI indices for water balance analysis</w:t>
      </w:r>
    </w:p>
    <w:p w14:paraId="6D33FB8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Seasonal histogram analysis in the dry season to define moisture thresholds</w:t>
      </w:r>
    </w:p>
    <w:p w14:paraId="7E45227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Construction of hydrological masks to isolate and map irrigated agricultural perimeters</w:t>
      </w:r>
    </w:p>
    <w:p w14:paraId="0D413E96" w14:textId="515D9632" w:rsidR="005658F8" w:rsidRPr="00F04585" w:rsidRDefault="005658F8" w:rsidP="002B70F0">
      <w:pPr>
        <w:rPr>
          <w:lang w:val="en-GB" w:eastAsia="es-ES"/>
        </w:rPr>
      </w:pPr>
      <w:r w:rsidRPr="00F04585">
        <w:rPr>
          <w:lang w:val="en-GB" w:eastAsia="es-ES"/>
        </w:rPr>
        <w:br w:type="page"/>
      </w:r>
    </w:p>
    <w:p w14:paraId="0F691D28" w14:textId="5641B951" w:rsidR="002E0317" w:rsidRDefault="00DB2369" w:rsidP="00514F28">
      <w:pPr>
        <w:pStyle w:val="Heading2"/>
      </w:pPr>
      <w:bookmarkStart w:id="9" w:name="_Toc227838522"/>
      <w:r w:rsidRPr="00DB2369">
        <w:lastRenderedPageBreak/>
        <w:t>Water Use and Consumption Mapping/Estimation with Earth Observation</w:t>
      </w:r>
      <w:bookmarkEnd w:id="9"/>
    </w:p>
    <w:p w14:paraId="2C04650D" w14:textId="210DCEBC" w:rsidR="002B70F0" w:rsidRDefault="00C22D8C" w:rsidP="002B70F0">
      <w:pPr>
        <w:rPr>
          <w:lang w:eastAsia="es-ES"/>
        </w:rPr>
      </w:pPr>
      <w:r w:rsidRPr="00C22D8C">
        <w:rPr>
          <w:lang w:eastAsia="es-ES"/>
        </w:rPr>
        <w:t>Participants will learn to integrate multi-sensor data to produce spatially explicit maps of water use, supporting improved accounting of abstractions and identification of inefficiencies in agricultural systems</w:t>
      </w:r>
      <w:r>
        <w:rPr>
          <w:lang w:eastAsia="es-ES"/>
        </w:rPr>
        <w:t>.</w:t>
      </w:r>
    </w:p>
    <w:p w14:paraId="62E774A2" w14:textId="211B6950" w:rsidR="00C22D8C" w:rsidRPr="002B70F0" w:rsidRDefault="00875C7B" w:rsidP="002B70F0">
      <w:pPr>
        <w:rPr>
          <w:lang w:eastAsia="es-ES"/>
        </w:rPr>
      </w:pPr>
      <w:r>
        <w:rPr>
          <w:lang w:eastAsia="es-ES"/>
        </w:rPr>
        <w:t>UoM and SEI write in detail</w:t>
      </w:r>
    </w:p>
    <w:p w14:paraId="6D921BC3" w14:textId="67F7A965" w:rsidR="00DB2369" w:rsidRDefault="00DB2369" w:rsidP="00514F28">
      <w:pPr>
        <w:pStyle w:val="Heading2"/>
      </w:pPr>
      <w:bookmarkStart w:id="10" w:name="_Toc227838523"/>
      <w:r w:rsidRPr="00DB2369">
        <w:t>Mapping of Water Presence Associated with Water Sources</w:t>
      </w:r>
      <w:bookmarkEnd w:id="10"/>
    </w:p>
    <w:p w14:paraId="48DD9C5C" w14:textId="4C95EA82" w:rsidR="002B70F0" w:rsidRDefault="00695D39" w:rsidP="002B70F0">
      <w:pPr>
        <w:rPr>
          <w:lang w:eastAsia="es-ES"/>
        </w:rPr>
      </w:pPr>
      <w:r w:rsidRPr="00695D39">
        <w:rPr>
          <w:lang w:eastAsia="es-ES"/>
        </w:rPr>
        <w:t>Participants will explore techniques for detecting and monitoring surface water bodies, reservoirs, canals, and water transfers using optical and radar satellite imagery. The training highlights applications for tracking water availability, diversion schemes, and high-altitude wetlands, directly addressing monitoring gaps in the</w:t>
      </w:r>
      <w:r>
        <w:rPr>
          <w:lang w:eastAsia="es-ES"/>
        </w:rPr>
        <w:t xml:space="preserve"> TDPS region.</w:t>
      </w:r>
    </w:p>
    <w:p w14:paraId="344E86BD" w14:textId="086D1D86" w:rsidR="00875C7B" w:rsidRPr="002B70F0" w:rsidRDefault="00695D39" w:rsidP="002B70F0">
      <w:pPr>
        <w:rPr>
          <w:lang w:eastAsia="es-ES"/>
        </w:rPr>
      </w:pPr>
      <w:r>
        <w:rPr>
          <w:lang w:eastAsia="es-ES"/>
        </w:rPr>
        <w:t>SEI writes in detail</w:t>
      </w:r>
    </w:p>
    <w:p w14:paraId="40D0F67D" w14:textId="6342276B" w:rsidR="0006057F" w:rsidRDefault="00ED6312" w:rsidP="00514F28">
      <w:pPr>
        <w:pStyle w:val="Heading2"/>
      </w:pPr>
      <w:bookmarkStart w:id="11" w:name="_Toc227838524"/>
      <w:r w:rsidRPr="00ED6312">
        <w:t>Agronomic Balance of Crops</w:t>
      </w:r>
      <w:bookmarkEnd w:id="11"/>
    </w:p>
    <w:p w14:paraId="200FF8C5" w14:textId="41AB8B6B" w:rsidR="002B70F0" w:rsidRDefault="005E16A3" w:rsidP="005E16A3">
      <w:pPr>
        <w:jc w:val="both"/>
        <w:rPr>
          <w:lang w:eastAsia="es-ES"/>
        </w:rPr>
      </w:pPr>
      <w:r w:rsidRPr="005E16A3">
        <w:rPr>
          <w:lang w:eastAsia="es-ES"/>
        </w:rPr>
        <w:t>Led by Bolivian agronomic experts</w:t>
      </w:r>
      <w:r w:rsidR="00ED6312">
        <w:rPr>
          <w:lang w:eastAsia="es-ES"/>
        </w:rPr>
        <w:t xml:space="preserve"> (IIAREN)</w:t>
      </w:r>
      <w:r w:rsidRPr="005E16A3">
        <w:rPr>
          <w:lang w:eastAsia="es-ES"/>
        </w:rPr>
        <w:t xml:space="preserve">, this module examines the water, nutrient, and energy balances of key Andean crops under local edaphoclimatic conditions. Participants will </w:t>
      </w:r>
      <w:r w:rsidR="00ED22BE" w:rsidRPr="005E16A3">
        <w:rPr>
          <w:lang w:eastAsia="es-ES"/>
        </w:rPr>
        <w:t>analyze</w:t>
      </w:r>
      <w:r w:rsidRPr="005E16A3">
        <w:rPr>
          <w:lang w:eastAsia="es-ES"/>
        </w:rPr>
        <w:t xml:space="preserve"> crop-specific water productivity, yield responses to water stress, and best practices for sustainable intensification in high-altitude and semi-arid environments.</w:t>
      </w:r>
    </w:p>
    <w:p w14:paraId="4E2F9B31" w14:textId="3BF7364F" w:rsidR="005E16A3" w:rsidRDefault="005E16A3" w:rsidP="005E16A3">
      <w:pPr>
        <w:jc w:val="both"/>
        <w:rPr>
          <w:lang w:eastAsia="es-ES"/>
        </w:rPr>
      </w:pPr>
      <w:r>
        <w:rPr>
          <w:lang w:eastAsia="es-ES"/>
        </w:rPr>
        <w:t>IIAREN writes in detail</w:t>
      </w:r>
      <w:r w:rsidR="00DF0183">
        <w:rPr>
          <w:lang w:eastAsia="es-ES"/>
        </w:rPr>
        <w:t>.</w:t>
      </w:r>
      <w:r>
        <w:rPr>
          <w:lang w:eastAsia="es-ES"/>
        </w:rPr>
        <w:t xml:space="preserve"> </w:t>
      </w:r>
      <w:r w:rsidR="006F299D">
        <w:rPr>
          <w:lang w:eastAsia="es-ES"/>
        </w:rPr>
        <w:t>W</w:t>
      </w:r>
      <w:r>
        <w:rPr>
          <w:lang w:eastAsia="es-ES"/>
        </w:rPr>
        <w:t xml:space="preserve">e are preparing a MoU with the </w:t>
      </w:r>
      <w:r w:rsidR="005738D9">
        <w:rPr>
          <w:lang w:eastAsia="es-ES"/>
        </w:rPr>
        <w:t>university;</w:t>
      </w:r>
      <w:r>
        <w:rPr>
          <w:lang w:eastAsia="es-ES"/>
        </w:rPr>
        <w:t xml:space="preserve"> a specific plan will be developed with them during May and June</w:t>
      </w:r>
      <w:r w:rsidR="00DF0183">
        <w:rPr>
          <w:lang w:eastAsia="es-ES"/>
        </w:rPr>
        <w:t>.</w:t>
      </w:r>
    </w:p>
    <w:p w14:paraId="15F90B21" w14:textId="16E5F914" w:rsidR="005E16A3" w:rsidRPr="002B70F0" w:rsidRDefault="00ED6312" w:rsidP="00ED6312">
      <w:pPr>
        <w:pStyle w:val="Heading2"/>
      </w:pPr>
      <w:bookmarkStart w:id="12" w:name="_Toc227838525"/>
      <w:r w:rsidRPr="00ED6312">
        <w:t>Monitoring and Control of Water Use Efficiency in Crops</w:t>
      </w:r>
      <w:bookmarkEnd w:id="12"/>
    </w:p>
    <w:p w14:paraId="01ABA4BA" w14:textId="040696E4" w:rsidR="00ED22BE" w:rsidRDefault="006F299D" w:rsidP="00E10AF4">
      <w:pPr>
        <w:tabs>
          <w:tab w:val="left" w:pos="3328"/>
        </w:tabs>
        <w:jc w:val="both"/>
      </w:pPr>
      <w:r w:rsidRPr="006F299D">
        <w:t>The final module focuses on field- and remote-sensing-based methods to assess and improve water-use efficiency. Participants will learn practical protocols for on-farm monitoring, deficit irrigation strategies, and performance indicators that link agronomic outcomes with hydrological and economic models</w:t>
      </w:r>
      <w:r>
        <w:t>.</w:t>
      </w:r>
    </w:p>
    <w:p w14:paraId="266248DE" w14:textId="03E95C8B" w:rsidR="00ED22BE" w:rsidRDefault="00ED22BE" w:rsidP="00ED22BE">
      <w:pPr>
        <w:jc w:val="both"/>
        <w:rPr>
          <w:lang w:eastAsia="es-ES"/>
        </w:rPr>
      </w:pPr>
      <w:r>
        <w:rPr>
          <w:lang w:eastAsia="es-ES"/>
        </w:rPr>
        <w:t>IIAREN writes in detail</w:t>
      </w:r>
      <w:r w:rsidR="006F299D">
        <w:rPr>
          <w:lang w:eastAsia="es-ES"/>
        </w:rPr>
        <w:t>.</w:t>
      </w:r>
      <w:r>
        <w:rPr>
          <w:lang w:eastAsia="es-ES"/>
        </w:rPr>
        <w:t xml:space="preserve"> </w:t>
      </w:r>
      <w:r w:rsidR="006F299D">
        <w:rPr>
          <w:lang w:eastAsia="es-ES"/>
        </w:rPr>
        <w:t>W</w:t>
      </w:r>
      <w:r>
        <w:rPr>
          <w:lang w:eastAsia="es-ES"/>
        </w:rPr>
        <w:t xml:space="preserve">e are preparing a MoU with the </w:t>
      </w:r>
      <w:r w:rsidR="00DF0183">
        <w:rPr>
          <w:lang w:eastAsia="es-ES"/>
        </w:rPr>
        <w:t>university;</w:t>
      </w:r>
      <w:r>
        <w:rPr>
          <w:lang w:eastAsia="es-ES"/>
        </w:rPr>
        <w:t xml:space="preserve"> a specific plan will be developed with them during May and June</w:t>
      </w:r>
      <w:r w:rsidR="00DF0183">
        <w:rPr>
          <w:lang w:eastAsia="es-ES"/>
        </w:rPr>
        <w:t>.</w:t>
      </w:r>
    </w:p>
    <w:p w14:paraId="6339403D" w14:textId="77777777" w:rsidR="00ED22BE" w:rsidRDefault="00ED22BE" w:rsidP="00E10AF4">
      <w:pPr>
        <w:tabs>
          <w:tab w:val="left" w:pos="3328"/>
        </w:tabs>
        <w:jc w:val="both"/>
      </w:pPr>
    </w:p>
    <w:p w14:paraId="7AF5A0BA" w14:textId="77777777" w:rsidR="0062787E" w:rsidRDefault="0062787E" w:rsidP="00E10AF4">
      <w:pPr>
        <w:tabs>
          <w:tab w:val="left" w:pos="3328"/>
        </w:tabs>
        <w:jc w:val="both"/>
      </w:pPr>
    </w:p>
    <w:p w14:paraId="5FFC3FED" w14:textId="09DC705D" w:rsidR="0010119E" w:rsidRDefault="00673731" w:rsidP="00673731">
      <w:pPr>
        <w:pStyle w:val="Heading1"/>
      </w:pPr>
      <w:bookmarkStart w:id="13" w:name="_Toc227838526"/>
      <w:r>
        <w:lastRenderedPageBreak/>
        <w:t>Schedule</w:t>
      </w:r>
      <w:bookmarkEnd w:id="13"/>
    </w:p>
    <w:p w14:paraId="77ED3E27" w14:textId="1AA17DCD" w:rsidR="00673731" w:rsidRDefault="00BE36DF" w:rsidP="00673731">
      <w:pPr>
        <w:rPr>
          <w:lang w:eastAsia="es-ES"/>
        </w:rPr>
      </w:pPr>
      <w:r w:rsidRPr="00BE36DF">
        <w:rPr>
          <w:lang w:eastAsia="es-ES"/>
        </w:rPr>
        <w:t>The summer school schedule and agenda can be consolidated based on the Excel file that we are updating during these months</w:t>
      </w:r>
    </w:p>
    <w:p w14:paraId="051E5614" w14:textId="77777777" w:rsidR="00BF566B" w:rsidRDefault="00BF566B" w:rsidP="00673731">
      <w:pPr>
        <w:rPr>
          <w:lang w:eastAsia="es-ES"/>
        </w:rPr>
      </w:pPr>
    </w:p>
    <w:p w14:paraId="58C9587F" w14:textId="77777777" w:rsidR="00BF566B" w:rsidRDefault="00BF566B" w:rsidP="00673731">
      <w:pPr>
        <w:rPr>
          <w:lang w:eastAsia="es-ES"/>
        </w:rPr>
      </w:pPr>
    </w:p>
    <w:p w14:paraId="362C92A1" w14:textId="77777777" w:rsidR="00BF566B" w:rsidRPr="00673731" w:rsidRDefault="00BF566B" w:rsidP="00673731">
      <w:pPr>
        <w:rPr>
          <w:lang w:eastAsia="es-ES"/>
        </w:rPr>
      </w:pPr>
    </w:p>
    <w:sectPr w:rsidR="00BF566B" w:rsidRPr="00673731" w:rsidSect="0014178B">
      <w:headerReference w:type="default" r:id="rId8"/>
      <w:footerReference w:type="default" r:id="rId9"/>
      <w:pgSz w:w="12240" w:h="15840"/>
      <w:pgMar w:top="1890" w:right="1440" w:bottom="16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6EEFA" w14:textId="77777777" w:rsidR="000F6E46" w:rsidRDefault="000F6E46" w:rsidP="0014178B">
      <w:pPr>
        <w:spacing w:after="0" w:line="240" w:lineRule="auto"/>
      </w:pPr>
      <w:r>
        <w:separator/>
      </w:r>
    </w:p>
  </w:endnote>
  <w:endnote w:type="continuationSeparator" w:id="0">
    <w:p w14:paraId="64C9C241" w14:textId="77777777" w:rsidR="000F6E46" w:rsidRDefault="000F6E46" w:rsidP="00141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CAFB" w14:textId="45E24351" w:rsidR="0014178B" w:rsidRDefault="0014178B" w:rsidP="0014178B">
    <w:pPr>
      <w:pStyle w:val="Footer"/>
      <w:jc w:val="center"/>
    </w:pPr>
    <w:r>
      <w:rPr>
        <w:noProof/>
        <w:color w:val="000000"/>
        <w:lang w:val="sv-SE" w:eastAsia="sv-SE"/>
      </w:rPr>
      <w:drawing>
        <wp:inline distT="0" distB="0" distL="0" distR="0" wp14:anchorId="143D511F" wp14:editId="0F5DCBCF">
          <wp:extent cx="686350" cy="457542"/>
          <wp:effectExtent l="0" t="0" r="0" b="0"/>
          <wp:docPr id="122033394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686350" cy="457542"/>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BAF0A" w14:textId="77777777" w:rsidR="000F6E46" w:rsidRDefault="000F6E46" w:rsidP="0014178B">
      <w:pPr>
        <w:spacing w:after="0" w:line="240" w:lineRule="auto"/>
      </w:pPr>
      <w:r>
        <w:separator/>
      </w:r>
    </w:p>
  </w:footnote>
  <w:footnote w:type="continuationSeparator" w:id="0">
    <w:p w14:paraId="2B98D2EC" w14:textId="77777777" w:rsidR="000F6E46" w:rsidRDefault="000F6E46" w:rsidP="00141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9BED" w14:textId="77777777" w:rsidR="0014178B" w:rsidRDefault="0014178B" w:rsidP="0014178B">
    <w:pPr>
      <w:pBdr>
        <w:top w:val="nil"/>
        <w:left w:val="nil"/>
        <w:bottom w:val="nil"/>
        <w:right w:val="nil"/>
        <w:between w:val="nil"/>
      </w:pBdr>
      <w:tabs>
        <w:tab w:val="center" w:pos="4513"/>
        <w:tab w:val="right" w:pos="9026"/>
      </w:tabs>
      <w:spacing w:after="0" w:line="240" w:lineRule="auto"/>
      <w:jc w:val="center"/>
      <w:rPr>
        <w:color w:val="000000"/>
      </w:rPr>
    </w:pPr>
    <w:r>
      <w:rPr>
        <w:noProof/>
        <w:color w:val="000000"/>
        <w:lang w:val="sv-SE" w:eastAsia="sv-SE"/>
      </w:rPr>
      <w:drawing>
        <wp:inline distT="0" distB="0" distL="0" distR="0" wp14:anchorId="43753E7D" wp14:editId="03EB2871">
          <wp:extent cx="805897" cy="364265"/>
          <wp:effectExtent l="0" t="0" r="0" b="0"/>
          <wp:docPr id="391312316" name="image18.gif"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gif" descr="Logo, company name&#10;&#10;Description automatically generated"/>
                  <pic:cNvPicPr preferRelativeResize="0"/>
                </pic:nvPicPr>
                <pic:blipFill>
                  <a:blip r:embed="rId1"/>
                  <a:srcRect/>
                  <a:stretch>
                    <a:fillRect/>
                  </a:stretch>
                </pic:blipFill>
                <pic:spPr>
                  <a:xfrm>
                    <a:off x="0" y="0"/>
                    <a:ext cx="805897" cy="364265"/>
                  </a:xfrm>
                  <a:prstGeom prst="rect">
                    <a:avLst/>
                  </a:prstGeom>
                  <a:ln/>
                </pic:spPr>
              </pic:pic>
            </a:graphicData>
          </a:graphic>
        </wp:inline>
      </w:drawing>
    </w:r>
    <w:r>
      <w:rPr>
        <w:noProof/>
        <w:color w:val="000000"/>
        <w:lang w:val="sv-SE" w:eastAsia="sv-SE"/>
      </w:rPr>
      <w:drawing>
        <wp:inline distT="0" distB="0" distL="0" distR="0" wp14:anchorId="6F7B2128" wp14:editId="61B3FEE1">
          <wp:extent cx="811036" cy="286664"/>
          <wp:effectExtent l="0" t="0" r="0" b="0"/>
          <wp:docPr id="1529177489" name="image17.jp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A picture containing text&#10;&#10;Description automatically generated"/>
                  <pic:cNvPicPr preferRelativeResize="0"/>
                </pic:nvPicPr>
                <pic:blipFill>
                  <a:blip r:embed="rId2"/>
                  <a:srcRect/>
                  <a:stretch>
                    <a:fillRect/>
                  </a:stretch>
                </pic:blipFill>
                <pic:spPr>
                  <a:xfrm>
                    <a:off x="0" y="0"/>
                    <a:ext cx="811036" cy="286664"/>
                  </a:xfrm>
                  <a:prstGeom prst="rect">
                    <a:avLst/>
                  </a:prstGeom>
                  <a:ln/>
                </pic:spPr>
              </pic:pic>
            </a:graphicData>
          </a:graphic>
        </wp:inline>
      </w:drawing>
    </w:r>
    <w:r>
      <w:rPr>
        <w:noProof/>
        <w:color w:val="000000"/>
        <w:lang w:val="sv-SE" w:eastAsia="sv-SE"/>
      </w:rPr>
      <w:drawing>
        <wp:inline distT="0" distB="0" distL="0" distR="0" wp14:anchorId="5145E79C" wp14:editId="01D33EC4">
          <wp:extent cx="402192" cy="383706"/>
          <wp:effectExtent l="0" t="0" r="0" b="0"/>
          <wp:docPr id="1819289867" name="image16.jp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jpg" descr="Text&#10;&#10;Description automatically generated with medium confidence"/>
                  <pic:cNvPicPr preferRelativeResize="0"/>
                </pic:nvPicPr>
                <pic:blipFill>
                  <a:blip r:embed="rId3"/>
                  <a:srcRect/>
                  <a:stretch>
                    <a:fillRect/>
                  </a:stretch>
                </pic:blipFill>
                <pic:spPr>
                  <a:xfrm>
                    <a:off x="0" y="0"/>
                    <a:ext cx="402192" cy="383706"/>
                  </a:xfrm>
                  <a:prstGeom prst="rect">
                    <a:avLst/>
                  </a:prstGeom>
                  <a:ln/>
                </pic:spPr>
              </pic:pic>
            </a:graphicData>
          </a:graphic>
        </wp:inline>
      </w:drawing>
    </w:r>
    <w:r>
      <w:rPr>
        <w:color w:val="000000"/>
      </w:rPr>
      <w:t xml:space="preserve">  </w:t>
    </w:r>
    <w:r>
      <w:rPr>
        <w:noProof/>
      </w:rPr>
      <w:drawing>
        <wp:inline distT="0" distB="0" distL="0" distR="0" wp14:anchorId="201B98AE" wp14:editId="5DBD1CE2">
          <wp:extent cx="579120" cy="269838"/>
          <wp:effectExtent l="0" t="0" r="0" b="0"/>
          <wp:docPr id="16555416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4266" name="Imagen 1" descr="Texto&#10;&#10;Descripción generada automáticamente"/>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598369" cy="278807"/>
                  </a:xfrm>
                  <a:prstGeom prst="rect">
                    <a:avLst/>
                  </a:prstGeom>
                  <a:noFill/>
                  <a:ln>
                    <a:noFill/>
                  </a:ln>
                </pic:spPr>
              </pic:pic>
            </a:graphicData>
          </a:graphic>
        </wp:inline>
      </w:drawing>
    </w:r>
    <w:r>
      <w:rPr>
        <w:color w:val="000000"/>
      </w:rPr>
      <w:t xml:space="preserve">  </w:t>
    </w:r>
    <w:r>
      <w:rPr>
        <w:noProof/>
        <w:color w:val="000000"/>
        <w:lang w:val="sv-SE" w:eastAsia="sv-SE"/>
      </w:rPr>
      <w:drawing>
        <wp:inline distT="0" distB="0" distL="0" distR="0" wp14:anchorId="3B09FA7F" wp14:editId="08DB9F4D">
          <wp:extent cx="748783" cy="236315"/>
          <wp:effectExtent l="0" t="0" r="0" b="0"/>
          <wp:docPr id="641963758" name="image9.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Logo&#10;&#10;Description automatically generated"/>
                  <pic:cNvPicPr preferRelativeResize="0"/>
                </pic:nvPicPr>
                <pic:blipFill>
                  <a:blip r:embed="rId6"/>
                  <a:srcRect/>
                  <a:stretch>
                    <a:fillRect/>
                  </a:stretch>
                </pic:blipFill>
                <pic:spPr>
                  <a:xfrm>
                    <a:off x="0" y="0"/>
                    <a:ext cx="748783" cy="236315"/>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C7AF32F" wp14:editId="43D04457">
          <wp:extent cx="807077" cy="280878"/>
          <wp:effectExtent l="0" t="0" r="0" b="0"/>
          <wp:docPr id="1414809398" name="image6.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Text&#10;&#10;Description automatically generated"/>
                  <pic:cNvPicPr preferRelativeResize="0"/>
                </pic:nvPicPr>
                <pic:blipFill>
                  <a:blip r:embed="rId7"/>
                  <a:srcRect/>
                  <a:stretch>
                    <a:fillRect/>
                  </a:stretch>
                </pic:blipFill>
                <pic:spPr>
                  <a:xfrm>
                    <a:off x="0" y="0"/>
                    <a:ext cx="807077" cy="280878"/>
                  </a:xfrm>
                  <a:prstGeom prst="rect">
                    <a:avLst/>
                  </a:prstGeom>
                  <a:ln/>
                </pic:spPr>
              </pic:pic>
            </a:graphicData>
          </a:graphic>
        </wp:inline>
      </w:drawing>
    </w:r>
    <w:r>
      <w:rPr>
        <w:noProof/>
        <w:color w:val="000000"/>
        <w:lang w:val="sv-SE" w:eastAsia="sv-SE"/>
      </w:rPr>
      <w:drawing>
        <wp:inline distT="0" distB="0" distL="0" distR="0" wp14:anchorId="27DA9799" wp14:editId="07F681D5">
          <wp:extent cx="599372" cy="318281"/>
          <wp:effectExtent l="0" t="0" r="0" b="0"/>
          <wp:docPr id="159247399" name="image1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Text&#10;&#10;Description automatically generated"/>
                  <pic:cNvPicPr preferRelativeResize="0"/>
                </pic:nvPicPr>
                <pic:blipFill>
                  <a:blip r:embed="rId8"/>
                  <a:srcRect/>
                  <a:stretch>
                    <a:fillRect/>
                  </a:stretch>
                </pic:blipFill>
                <pic:spPr>
                  <a:xfrm>
                    <a:off x="0" y="0"/>
                    <a:ext cx="599372" cy="31828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16DF732A" wp14:editId="1551E13C">
          <wp:extent cx="704855" cy="181369"/>
          <wp:effectExtent l="0" t="0" r="0" b="0"/>
          <wp:docPr id="15069506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04855" cy="181369"/>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013A7F83" wp14:editId="3C3A675B">
          <wp:extent cx="458634" cy="254641"/>
          <wp:effectExtent l="0" t="0" r="0" b="0"/>
          <wp:docPr id="11499762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8634" cy="25464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279BF2B1" wp14:editId="24BA2D12">
          <wp:extent cx="596806" cy="217503"/>
          <wp:effectExtent l="0" t="0" r="0" b="0"/>
          <wp:docPr id="1626946834" name="image4.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10;&#10;Description automatically generated"/>
                  <pic:cNvPicPr preferRelativeResize="0"/>
                </pic:nvPicPr>
                <pic:blipFill>
                  <a:blip r:embed="rId11"/>
                  <a:srcRect/>
                  <a:stretch>
                    <a:fillRect/>
                  </a:stretch>
                </pic:blipFill>
                <pic:spPr>
                  <a:xfrm>
                    <a:off x="0" y="0"/>
                    <a:ext cx="596806" cy="217503"/>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155FCAEE" wp14:editId="16F8D991">
          <wp:extent cx="712810" cy="246243"/>
          <wp:effectExtent l="0" t="0" r="0" b="0"/>
          <wp:docPr id="453143958" name="image15.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jpg" descr="Text&#10;&#10;Description automatically generated"/>
                  <pic:cNvPicPr preferRelativeResize="0"/>
                </pic:nvPicPr>
                <pic:blipFill>
                  <a:blip r:embed="rId12"/>
                  <a:srcRect/>
                  <a:stretch>
                    <a:fillRect/>
                  </a:stretch>
                </pic:blipFill>
                <pic:spPr>
                  <a:xfrm>
                    <a:off x="0" y="0"/>
                    <a:ext cx="712810" cy="246243"/>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3BF3FA1" wp14:editId="3AF8E6EB">
          <wp:extent cx="769022" cy="266761"/>
          <wp:effectExtent l="0" t="0" r="0" b="0"/>
          <wp:docPr id="959214181" name="image3.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Graphical user interface&#10;&#10;Description automatically generated with medium confidence"/>
                  <pic:cNvPicPr preferRelativeResize="0"/>
                </pic:nvPicPr>
                <pic:blipFill>
                  <a:blip r:embed="rId13"/>
                  <a:srcRect/>
                  <a:stretch>
                    <a:fillRect/>
                  </a:stretch>
                </pic:blipFill>
                <pic:spPr>
                  <a:xfrm>
                    <a:off x="0" y="0"/>
                    <a:ext cx="769022" cy="26676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79BFA0A1" wp14:editId="478249D5">
          <wp:extent cx="541586" cy="278112"/>
          <wp:effectExtent l="0" t="0" r="0" b="0"/>
          <wp:docPr id="555523386" name="image10.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Logo, company name&#10;&#10;Description automatically generated"/>
                  <pic:cNvPicPr preferRelativeResize="0"/>
                </pic:nvPicPr>
                <pic:blipFill>
                  <a:blip r:embed="rId14"/>
                  <a:srcRect/>
                  <a:stretch>
                    <a:fillRect/>
                  </a:stretch>
                </pic:blipFill>
                <pic:spPr>
                  <a:xfrm>
                    <a:off x="0" y="0"/>
                    <a:ext cx="541586" cy="278112"/>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C574844" wp14:editId="6B7C5B60">
          <wp:extent cx="824091" cy="219253"/>
          <wp:effectExtent l="0" t="0" r="0" b="0"/>
          <wp:docPr id="158562475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5"/>
                  <a:srcRect/>
                  <a:stretch>
                    <a:fillRect/>
                  </a:stretch>
                </pic:blipFill>
                <pic:spPr>
                  <a:xfrm>
                    <a:off x="0" y="0"/>
                    <a:ext cx="824091" cy="219253"/>
                  </a:xfrm>
                  <a:prstGeom prst="rect">
                    <a:avLst/>
                  </a:prstGeom>
                  <a:ln/>
                </pic:spPr>
              </pic:pic>
            </a:graphicData>
          </a:graphic>
        </wp:inline>
      </w:drawing>
    </w:r>
    <w:r>
      <w:rPr>
        <w:noProof/>
        <w:color w:val="000000"/>
        <w:lang w:val="sv-SE" w:eastAsia="sv-SE"/>
      </w:rPr>
      <w:drawing>
        <wp:inline distT="0" distB="0" distL="0" distR="0" wp14:anchorId="1CCA69B0" wp14:editId="1C454980">
          <wp:extent cx="439662" cy="252719"/>
          <wp:effectExtent l="0" t="0" r="0" b="0"/>
          <wp:docPr id="558894167" name="image14.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picture containing graphical user interface&#10;&#10;Description automatically generated"/>
                  <pic:cNvPicPr preferRelativeResize="0"/>
                </pic:nvPicPr>
                <pic:blipFill>
                  <a:blip r:embed="rId16"/>
                  <a:srcRect/>
                  <a:stretch>
                    <a:fillRect/>
                  </a:stretch>
                </pic:blipFill>
                <pic:spPr>
                  <a:xfrm>
                    <a:off x="0" y="0"/>
                    <a:ext cx="439662" cy="252719"/>
                  </a:xfrm>
                  <a:prstGeom prst="rect">
                    <a:avLst/>
                  </a:prstGeom>
                  <a:ln/>
                </pic:spPr>
              </pic:pic>
            </a:graphicData>
          </a:graphic>
        </wp:inline>
      </w:drawing>
    </w:r>
  </w:p>
  <w:p w14:paraId="720EF90C" w14:textId="77777777" w:rsidR="0014178B" w:rsidRPr="000475C6" w:rsidRDefault="0014178B" w:rsidP="00141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C81"/>
    <w:multiLevelType w:val="multilevel"/>
    <w:tmpl w:val="7E96B4E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A343E5"/>
    <w:multiLevelType w:val="hybridMultilevel"/>
    <w:tmpl w:val="9022E4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D12D63"/>
    <w:multiLevelType w:val="hybridMultilevel"/>
    <w:tmpl w:val="FAF2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0E00BB"/>
    <w:multiLevelType w:val="multilevel"/>
    <w:tmpl w:val="5E8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F5AC4"/>
    <w:multiLevelType w:val="hybridMultilevel"/>
    <w:tmpl w:val="D2967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6CF1AE4"/>
    <w:multiLevelType w:val="multilevel"/>
    <w:tmpl w:val="925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33F25"/>
    <w:multiLevelType w:val="multilevel"/>
    <w:tmpl w:val="4D8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00EBE"/>
    <w:multiLevelType w:val="hybridMultilevel"/>
    <w:tmpl w:val="D786C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D4DBF"/>
    <w:multiLevelType w:val="hybridMultilevel"/>
    <w:tmpl w:val="B23635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C9301F0"/>
    <w:multiLevelType w:val="hybridMultilevel"/>
    <w:tmpl w:val="AA0622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F7B16C1"/>
    <w:multiLevelType w:val="hybridMultilevel"/>
    <w:tmpl w:val="26084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701172"/>
    <w:multiLevelType w:val="hybridMultilevel"/>
    <w:tmpl w:val="CC56B8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59221F8"/>
    <w:multiLevelType w:val="hybridMultilevel"/>
    <w:tmpl w:val="B54CC5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934478839">
    <w:abstractNumId w:val="0"/>
  </w:num>
  <w:num w:numId="2" w16cid:durableId="246766215">
    <w:abstractNumId w:val="2"/>
  </w:num>
  <w:num w:numId="3" w16cid:durableId="740830700">
    <w:abstractNumId w:val="7"/>
  </w:num>
  <w:num w:numId="4" w16cid:durableId="1348561341">
    <w:abstractNumId w:val="1"/>
  </w:num>
  <w:num w:numId="5" w16cid:durableId="806975422">
    <w:abstractNumId w:val="11"/>
  </w:num>
  <w:num w:numId="6" w16cid:durableId="1615864139">
    <w:abstractNumId w:val="8"/>
  </w:num>
  <w:num w:numId="7" w16cid:durableId="1850831849">
    <w:abstractNumId w:val="12"/>
  </w:num>
  <w:num w:numId="8" w16cid:durableId="802891460">
    <w:abstractNumId w:val="3"/>
  </w:num>
  <w:num w:numId="9" w16cid:durableId="2040737777">
    <w:abstractNumId w:val="5"/>
  </w:num>
  <w:num w:numId="10" w16cid:durableId="1175801021">
    <w:abstractNumId w:val="6"/>
  </w:num>
  <w:num w:numId="11" w16cid:durableId="657341685">
    <w:abstractNumId w:val="9"/>
  </w:num>
  <w:num w:numId="12" w16cid:durableId="1860073788">
    <w:abstractNumId w:val="4"/>
  </w:num>
  <w:num w:numId="13" w16cid:durableId="62785803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hian Santana cunha">
    <w15:presenceInfo w15:providerId="AD" w15:userId="S::christhian.santanacunha@manchester.ac.uk::0dc2d94a-b2b9-4521-a008-b2d5ad4252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8B"/>
    <w:rsid w:val="00056966"/>
    <w:rsid w:val="0006057F"/>
    <w:rsid w:val="00064C21"/>
    <w:rsid w:val="000726F7"/>
    <w:rsid w:val="00091311"/>
    <w:rsid w:val="000B6AFA"/>
    <w:rsid w:val="000E207A"/>
    <w:rsid w:val="000F6E46"/>
    <w:rsid w:val="0010119E"/>
    <w:rsid w:val="0014178B"/>
    <w:rsid w:val="00146243"/>
    <w:rsid w:val="0017120C"/>
    <w:rsid w:val="001C5A16"/>
    <w:rsid w:val="00227794"/>
    <w:rsid w:val="0025246C"/>
    <w:rsid w:val="00287C22"/>
    <w:rsid w:val="00295B46"/>
    <w:rsid w:val="002B636B"/>
    <w:rsid w:val="002B70F0"/>
    <w:rsid w:val="002E0317"/>
    <w:rsid w:val="003156AD"/>
    <w:rsid w:val="00324724"/>
    <w:rsid w:val="0036683C"/>
    <w:rsid w:val="0037572F"/>
    <w:rsid w:val="00393315"/>
    <w:rsid w:val="003D306B"/>
    <w:rsid w:val="003E0A0E"/>
    <w:rsid w:val="003F5D4E"/>
    <w:rsid w:val="0045451E"/>
    <w:rsid w:val="00494A28"/>
    <w:rsid w:val="004E395C"/>
    <w:rsid w:val="004E4593"/>
    <w:rsid w:val="00514F28"/>
    <w:rsid w:val="00521899"/>
    <w:rsid w:val="00546E34"/>
    <w:rsid w:val="00561DCF"/>
    <w:rsid w:val="005658F8"/>
    <w:rsid w:val="0056718D"/>
    <w:rsid w:val="005738D9"/>
    <w:rsid w:val="00593961"/>
    <w:rsid w:val="005E16A3"/>
    <w:rsid w:val="0060461F"/>
    <w:rsid w:val="0062787E"/>
    <w:rsid w:val="00673731"/>
    <w:rsid w:val="00695D39"/>
    <w:rsid w:val="006C1BE2"/>
    <w:rsid w:val="006F299D"/>
    <w:rsid w:val="006F4F0F"/>
    <w:rsid w:val="007B51A7"/>
    <w:rsid w:val="00800789"/>
    <w:rsid w:val="00803D40"/>
    <w:rsid w:val="00835A60"/>
    <w:rsid w:val="00875C7B"/>
    <w:rsid w:val="00897D8F"/>
    <w:rsid w:val="008C6CD5"/>
    <w:rsid w:val="008C6F18"/>
    <w:rsid w:val="009244DB"/>
    <w:rsid w:val="00960E6D"/>
    <w:rsid w:val="00994E88"/>
    <w:rsid w:val="009E7E13"/>
    <w:rsid w:val="009F7C25"/>
    <w:rsid w:val="00A0504E"/>
    <w:rsid w:val="00A2030A"/>
    <w:rsid w:val="00A30591"/>
    <w:rsid w:val="00A4616F"/>
    <w:rsid w:val="00A646EA"/>
    <w:rsid w:val="00A72370"/>
    <w:rsid w:val="00AA5263"/>
    <w:rsid w:val="00AB413A"/>
    <w:rsid w:val="00AC472D"/>
    <w:rsid w:val="00B23584"/>
    <w:rsid w:val="00B81964"/>
    <w:rsid w:val="00BE36DF"/>
    <w:rsid w:val="00BF566B"/>
    <w:rsid w:val="00C22D8C"/>
    <w:rsid w:val="00C41A22"/>
    <w:rsid w:val="00CC037C"/>
    <w:rsid w:val="00D55EFF"/>
    <w:rsid w:val="00DB2369"/>
    <w:rsid w:val="00DE52BE"/>
    <w:rsid w:val="00DE5D1C"/>
    <w:rsid w:val="00DF0183"/>
    <w:rsid w:val="00DF7479"/>
    <w:rsid w:val="00E10AF4"/>
    <w:rsid w:val="00E259BA"/>
    <w:rsid w:val="00E97D4D"/>
    <w:rsid w:val="00ED22BE"/>
    <w:rsid w:val="00ED6312"/>
    <w:rsid w:val="00F028E8"/>
    <w:rsid w:val="00F04585"/>
    <w:rsid w:val="00F37043"/>
    <w:rsid w:val="00F42544"/>
    <w:rsid w:val="00F55370"/>
    <w:rsid w:val="00F55E34"/>
    <w:rsid w:val="00F7252A"/>
    <w:rsid w:val="00F80855"/>
    <w:rsid w:val="00F827B7"/>
    <w:rsid w:val="00FB7636"/>
    <w:rsid w:val="00FE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4E89"/>
  <w15:chartTrackingRefBased/>
  <w15:docId w15:val="{2952FEAB-325E-4EF0-8B3B-36B03773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78B"/>
  </w:style>
  <w:style w:type="paragraph" w:styleId="Heading1">
    <w:name w:val="heading 1"/>
    <w:basedOn w:val="ListParagraph"/>
    <w:next w:val="Normal"/>
    <w:link w:val="Heading1Char"/>
    <w:uiPriority w:val="9"/>
    <w:qFormat/>
    <w:rsid w:val="0062787E"/>
    <w:pPr>
      <w:numPr>
        <w:numId w:val="1"/>
      </w:numPr>
      <w:outlineLvl w:val="0"/>
    </w:pPr>
    <w:rPr>
      <w:rFonts w:ascii="Palatino Linotype" w:eastAsia="Palatino Linotype" w:hAnsi="Palatino Linotype" w:cs="Palatino Linotype"/>
      <w:kern w:val="0"/>
      <w:sz w:val="28"/>
      <w:szCs w:val="28"/>
      <w:lang w:eastAsia="es-ES"/>
      <w14:ligatures w14:val="none"/>
    </w:rPr>
  </w:style>
  <w:style w:type="paragraph" w:styleId="Heading2">
    <w:name w:val="heading 2"/>
    <w:basedOn w:val="Heading1"/>
    <w:next w:val="Normal"/>
    <w:link w:val="Heading2Char"/>
    <w:uiPriority w:val="9"/>
    <w:unhideWhenUsed/>
    <w:qFormat/>
    <w:rsid w:val="00514F28"/>
    <w:pPr>
      <w:numPr>
        <w:ilvl w:val="1"/>
      </w:numPr>
      <w:outlineLvl w:val="1"/>
    </w:pPr>
    <w:rPr>
      <w:sz w:val="26"/>
      <w:szCs w:val="26"/>
    </w:rPr>
  </w:style>
  <w:style w:type="paragraph" w:styleId="Heading3">
    <w:name w:val="heading 3"/>
    <w:basedOn w:val="Normal"/>
    <w:next w:val="Normal"/>
    <w:link w:val="Heading3Char"/>
    <w:uiPriority w:val="9"/>
    <w:semiHidden/>
    <w:unhideWhenUsed/>
    <w:qFormat/>
    <w:rsid w:val="00141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7E"/>
    <w:rPr>
      <w:rFonts w:ascii="Palatino Linotype" w:eastAsia="Palatino Linotype" w:hAnsi="Palatino Linotype" w:cs="Palatino Linotype"/>
      <w:kern w:val="0"/>
      <w:sz w:val="28"/>
      <w:szCs w:val="28"/>
      <w:lang w:eastAsia="es-ES"/>
      <w14:ligatures w14:val="none"/>
    </w:rPr>
  </w:style>
  <w:style w:type="character" w:customStyle="1" w:styleId="Heading2Char">
    <w:name w:val="Heading 2 Char"/>
    <w:basedOn w:val="DefaultParagraphFont"/>
    <w:link w:val="Heading2"/>
    <w:uiPriority w:val="9"/>
    <w:rsid w:val="00514F28"/>
    <w:rPr>
      <w:rFonts w:ascii="Palatino Linotype" w:eastAsia="Palatino Linotype" w:hAnsi="Palatino Linotype" w:cs="Palatino Linotype"/>
      <w:kern w:val="0"/>
      <w:sz w:val="26"/>
      <w:szCs w:val="26"/>
      <w:lang w:eastAsia="es-ES"/>
      <w14:ligatures w14:val="none"/>
    </w:rPr>
  </w:style>
  <w:style w:type="character" w:customStyle="1" w:styleId="Heading3Char">
    <w:name w:val="Heading 3 Char"/>
    <w:basedOn w:val="DefaultParagraphFont"/>
    <w:link w:val="Heading3"/>
    <w:uiPriority w:val="9"/>
    <w:semiHidden/>
    <w:rsid w:val="00141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78B"/>
    <w:rPr>
      <w:rFonts w:eastAsiaTheme="majorEastAsia" w:cstheme="majorBidi"/>
      <w:color w:val="272727" w:themeColor="text1" w:themeTint="D8"/>
    </w:rPr>
  </w:style>
  <w:style w:type="paragraph" w:styleId="Title">
    <w:name w:val="Title"/>
    <w:basedOn w:val="Normal"/>
    <w:next w:val="Normal"/>
    <w:link w:val="TitleChar"/>
    <w:uiPriority w:val="10"/>
    <w:qFormat/>
    <w:rsid w:val="0014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78B"/>
    <w:pPr>
      <w:spacing w:before="160"/>
      <w:jc w:val="center"/>
    </w:pPr>
    <w:rPr>
      <w:i/>
      <w:iCs/>
      <w:color w:val="404040" w:themeColor="text1" w:themeTint="BF"/>
    </w:rPr>
  </w:style>
  <w:style w:type="character" w:customStyle="1" w:styleId="QuoteChar">
    <w:name w:val="Quote Char"/>
    <w:basedOn w:val="DefaultParagraphFont"/>
    <w:link w:val="Quote"/>
    <w:uiPriority w:val="29"/>
    <w:rsid w:val="0014178B"/>
    <w:rPr>
      <w:i/>
      <w:iCs/>
      <w:color w:val="404040" w:themeColor="text1" w:themeTint="BF"/>
    </w:rPr>
  </w:style>
  <w:style w:type="paragraph" w:styleId="ListParagraph">
    <w:name w:val="List Paragraph"/>
    <w:basedOn w:val="Normal"/>
    <w:uiPriority w:val="34"/>
    <w:qFormat/>
    <w:rsid w:val="0014178B"/>
    <w:pPr>
      <w:ind w:left="720"/>
      <w:contextualSpacing/>
    </w:pPr>
  </w:style>
  <w:style w:type="character" w:styleId="IntenseEmphasis">
    <w:name w:val="Intense Emphasis"/>
    <w:basedOn w:val="DefaultParagraphFont"/>
    <w:uiPriority w:val="21"/>
    <w:qFormat/>
    <w:rsid w:val="0014178B"/>
    <w:rPr>
      <w:i/>
      <w:iCs/>
      <w:color w:val="0F4761" w:themeColor="accent1" w:themeShade="BF"/>
    </w:rPr>
  </w:style>
  <w:style w:type="paragraph" w:styleId="IntenseQuote">
    <w:name w:val="Intense Quote"/>
    <w:basedOn w:val="Normal"/>
    <w:next w:val="Normal"/>
    <w:link w:val="IntenseQuoteChar"/>
    <w:uiPriority w:val="30"/>
    <w:qFormat/>
    <w:rsid w:val="0014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78B"/>
    <w:rPr>
      <w:i/>
      <w:iCs/>
      <w:color w:val="0F4761" w:themeColor="accent1" w:themeShade="BF"/>
    </w:rPr>
  </w:style>
  <w:style w:type="character" w:styleId="IntenseReference">
    <w:name w:val="Intense Reference"/>
    <w:basedOn w:val="DefaultParagraphFont"/>
    <w:uiPriority w:val="32"/>
    <w:qFormat/>
    <w:rsid w:val="0014178B"/>
    <w:rPr>
      <w:b/>
      <w:bCs/>
      <w:smallCaps/>
      <w:color w:val="0F4761" w:themeColor="accent1" w:themeShade="BF"/>
      <w:spacing w:val="5"/>
    </w:rPr>
  </w:style>
  <w:style w:type="paragraph" w:styleId="Header">
    <w:name w:val="header"/>
    <w:basedOn w:val="Normal"/>
    <w:link w:val="HeaderChar"/>
    <w:uiPriority w:val="99"/>
    <w:unhideWhenUsed/>
    <w:rsid w:val="0014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78B"/>
  </w:style>
  <w:style w:type="paragraph" w:styleId="Footer">
    <w:name w:val="footer"/>
    <w:basedOn w:val="Normal"/>
    <w:link w:val="FooterChar"/>
    <w:uiPriority w:val="99"/>
    <w:unhideWhenUsed/>
    <w:rsid w:val="00141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78B"/>
  </w:style>
  <w:style w:type="paragraph" w:styleId="TOCHeading">
    <w:name w:val="TOC Heading"/>
    <w:basedOn w:val="Heading1"/>
    <w:next w:val="Normal"/>
    <w:uiPriority w:val="39"/>
    <w:unhideWhenUsed/>
    <w:qFormat/>
    <w:rsid w:val="00C41A22"/>
    <w:pPr>
      <w:keepNext/>
      <w:keepLines/>
      <w:numPr>
        <w:numId w:val="0"/>
      </w:numPr>
      <w:spacing w:before="240" w:after="0" w:line="259" w:lineRule="auto"/>
      <w:contextualSpacing w:val="0"/>
      <w:outlineLvl w:val="9"/>
    </w:pPr>
    <w:rPr>
      <w:rFonts w:asciiTheme="majorHAnsi" w:eastAsiaTheme="majorEastAsia" w:hAnsiTheme="majorHAnsi" w:cstheme="majorBidi"/>
      <w:color w:val="0F4761" w:themeColor="accent1" w:themeShade="BF"/>
      <w:sz w:val="32"/>
      <w:szCs w:val="32"/>
      <w:lang w:eastAsia="en-US"/>
    </w:rPr>
  </w:style>
  <w:style w:type="paragraph" w:styleId="TOC1">
    <w:name w:val="toc 1"/>
    <w:basedOn w:val="Normal"/>
    <w:next w:val="Normal"/>
    <w:autoRedefine/>
    <w:uiPriority w:val="39"/>
    <w:unhideWhenUsed/>
    <w:rsid w:val="00C41A22"/>
    <w:pPr>
      <w:spacing w:after="100"/>
    </w:pPr>
  </w:style>
  <w:style w:type="character" w:styleId="Hyperlink">
    <w:name w:val="Hyperlink"/>
    <w:basedOn w:val="DefaultParagraphFont"/>
    <w:uiPriority w:val="99"/>
    <w:unhideWhenUsed/>
    <w:rsid w:val="00C41A22"/>
    <w:rPr>
      <w:color w:val="467886" w:themeColor="hyperlink"/>
      <w:u w:val="single"/>
    </w:rPr>
  </w:style>
  <w:style w:type="paragraph" w:styleId="TOC2">
    <w:name w:val="toc 2"/>
    <w:basedOn w:val="Normal"/>
    <w:next w:val="Normal"/>
    <w:autoRedefine/>
    <w:uiPriority w:val="39"/>
    <w:unhideWhenUsed/>
    <w:rsid w:val="00E259BA"/>
    <w:pPr>
      <w:spacing w:after="100"/>
      <w:ind w:left="240"/>
    </w:pPr>
  </w:style>
  <w:style w:type="paragraph" w:styleId="Revision">
    <w:name w:val="Revision"/>
    <w:hidden/>
    <w:uiPriority w:val="99"/>
    <w:semiHidden/>
    <w:rsid w:val="00A461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3" Type="http://schemas.openxmlformats.org/officeDocument/2006/relationships/image" Target="media/image3.jpg"/><Relationship Id="rId7" Type="http://schemas.openxmlformats.org/officeDocument/2006/relationships/image" Target="media/image6.png"/><Relationship Id="rId12" Type="http://schemas.openxmlformats.org/officeDocument/2006/relationships/image" Target="media/image11.jpg"/><Relationship Id="rId2" Type="http://schemas.openxmlformats.org/officeDocument/2006/relationships/image" Target="media/image2.jpg"/><Relationship Id="rId16" Type="http://schemas.openxmlformats.org/officeDocument/2006/relationships/image" Target="media/image15.png"/><Relationship Id="rId1" Type="http://schemas.openxmlformats.org/officeDocument/2006/relationships/image" Target="media/image1.gif"/><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cid:ii_m4llcf7z0" TargetMode="External"/><Relationship Id="rId15" Type="http://schemas.openxmlformats.org/officeDocument/2006/relationships/image" Target="media/image14.png"/><Relationship Id="rId10" Type="http://schemas.openxmlformats.org/officeDocument/2006/relationships/image" Target="media/image9.png"/><Relationship Id="rId4" Type="http://schemas.openxmlformats.org/officeDocument/2006/relationships/image" Target="media/image4.png"/><Relationship Id="rId9" Type="http://schemas.openxmlformats.org/officeDocument/2006/relationships/image" Target="media/image8.png"/><Relationship Id="rId1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E8BAF-764B-4FDE-9B63-48A0B5F07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10</Pages>
  <Words>2351</Words>
  <Characters>13403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Ayala</dc:creator>
  <cp:keywords/>
  <dc:description/>
  <cp:lastModifiedBy>Christhian Santana cunha</cp:lastModifiedBy>
  <cp:revision>67</cp:revision>
  <dcterms:created xsi:type="dcterms:W3CDTF">2026-04-23T15:28:00Z</dcterms:created>
  <dcterms:modified xsi:type="dcterms:W3CDTF">2026-05-20T15:19:00Z</dcterms:modified>
</cp:coreProperties>
</file>